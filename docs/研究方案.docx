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EDDF8">
      <w:pPr>
        <w:keepNext/>
        <w:keepLines/>
        <w:pageBreakBefore w:val="0"/>
        <w:widowControl w:val="0"/>
        <w:numPr>
          <w:ilvl w:val="1"/>
          <w:numId w:val="1"/>
        </w:numPr>
        <w:kinsoku/>
        <w:overflowPunct/>
        <w:topLinePunct w:val="0"/>
        <w:bidi w:val="0"/>
        <w:adjustRightInd w:val="0"/>
        <w:snapToGrid/>
        <w:spacing w:before="50" w:beforeLines="50" w:after="50" w:afterLines="50" w:line="300" w:lineRule="auto"/>
        <w:ind w:left="0" w:firstLine="0" w:firstLineChars="0"/>
        <w:jc w:val="both"/>
        <w:textAlignment w:val="auto"/>
        <w:outlineLvl w:val="1"/>
        <w:rPr>
          <w:ins w:id="0" w:author="rwy" w:date="2025-09-09T13:36:05Z"/>
          <w:rFonts w:ascii="Times New Roman" w:hAnsi="Times New Roman" w:eastAsia="黑体" w:cs="Times New Roman"/>
          <w:bCs/>
          <w:color w:val="auto"/>
          <w:kern w:val="2"/>
          <w:sz w:val="28"/>
          <w:szCs w:val="32"/>
          <w:lang w:val="en-US" w:eastAsia="zh-CN" w:bidi="ar-SA"/>
        </w:rPr>
      </w:pPr>
      <w:ins w:id="1" w:author="rwy" w:date="2025-09-09T13:36:05Z">
        <w:bookmarkStart w:id="0" w:name="_Toc32340"/>
        <w:bookmarkStart w:id="1" w:name="_Toc11308"/>
        <w:bookmarkStart w:id="2" w:name="_Toc24386"/>
        <w:r>
          <w:rPr>
            <w:rFonts w:hint="eastAsia" w:ascii="Times New Roman" w:hAnsi="Times New Roman" w:eastAsia="黑体" w:cs="Times New Roman"/>
            <w:bCs/>
            <w:color w:val="auto"/>
            <w:kern w:val="2"/>
            <w:sz w:val="28"/>
            <w:szCs w:val="32"/>
            <w:lang w:val="en-US" w:eastAsia="zh-CN" w:bidi="ar-SA"/>
          </w:rPr>
          <w:t>研究方案</w:t>
        </w:r>
        <w:bookmarkEnd w:id="0"/>
        <w:bookmarkEnd w:id="1"/>
        <w:bookmarkEnd w:id="2"/>
      </w:ins>
    </w:p>
    <w:p w14:paraId="7FB9E572">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2" w:author="rwy" w:date="2025-09-09T13:36:05Z"/>
          <w:b w:val="0"/>
          <w:bCs w:val="0"/>
          <w:color w:val="auto"/>
          <w:szCs w:val="20"/>
        </w:rPr>
      </w:pPr>
      <w:ins w:id="3" w:author="rwy" w:date="2025-09-09T13:36:05Z">
        <w:r>
          <w:rPr>
            <w:rFonts w:hint="eastAsia" w:eastAsia="宋体"/>
            <w:color w:val="auto"/>
            <w:szCs w:val="20"/>
            <w:lang w:eastAsia="zh-CN"/>
          </w:rPr>
          <w:t>本课题</w:t>
        </w:r>
      </w:ins>
      <w:ins w:id="4" w:author="rwy" w:date="2025-09-09T13:36:05Z">
        <w:r>
          <w:rPr>
            <w:color w:val="auto"/>
            <w:szCs w:val="20"/>
          </w:rPr>
          <w:t>从分布式系统理论模型构建、读写一致保证</w:t>
        </w:r>
      </w:ins>
      <w:ins w:id="5" w:author="rwy" w:date="2025-09-09T13:36:05Z">
        <w:r>
          <w:rPr>
            <w:rFonts w:hint="eastAsia" w:ascii="Times New Roman" w:eastAsia="宋体"/>
            <w:color w:val="auto"/>
            <w:szCs w:val="20"/>
            <w:lang w:val="en-US" w:eastAsia="zh-CN"/>
          </w:rPr>
          <w:t>两</w:t>
        </w:r>
      </w:ins>
      <w:ins w:id="6" w:author="rwy" w:date="2025-09-09T13:36:05Z">
        <w:r>
          <w:rPr>
            <w:color w:val="auto"/>
            <w:szCs w:val="20"/>
          </w:rPr>
          <w:t>个方面展开研究，</w:t>
        </w:r>
      </w:ins>
      <w:ins w:id="7" w:author="rwy" w:date="2025-09-09T13:36:05Z">
        <w:r>
          <w:rPr>
            <w:rFonts w:hint="eastAsia" w:ascii="Times New Roman" w:eastAsia="宋体"/>
            <w:color w:val="auto"/>
            <w:szCs w:val="20"/>
            <w:lang w:val="en-US" w:eastAsia="zh-CN"/>
          </w:rPr>
          <w:t>总体架构</w:t>
        </w:r>
      </w:ins>
      <w:ins w:id="8" w:author="rwy" w:date="2025-09-09T13:36:05Z">
        <w:r>
          <w:rPr>
            <w:color w:val="auto"/>
            <w:szCs w:val="20"/>
          </w:rPr>
          <w:t>如</w:t>
        </w:r>
      </w:ins>
      <w:ins w:id="9" w:author="rwy" w:date="2025-09-09T13:36:05Z">
        <w:r>
          <w:rPr>
            <w:rFonts w:hint="default"/>
            <w:color w:val="auto"/>
            <w:szCs w:val="20"/>
            <w:lang w:val="en-US"/>
          </w:rPr>
          <w:fldChar w:fldCharType="begin"/>
        </w:r>
      </w:ins>
      <w:ins w:id="10" w:author="rwy" w:date="2025-09-09T13:36:05Z">
        <w:r>
          <w:rPr>
            <w:rFonts w:hint="default"/>
            <w:color w:val="auto"/>
            <w:szCs w:val="20"/>
            <w:lang w:val="en-US"/>
          </w:rPr>
          <w:instrText xml:space="preserve"> REF _Ref20075 \h </w:instrText>
        </w:r>
      </w:ins>
      <w:ins w:id="11" w:author="rwy" w:date="2025-09-09T13:36:05Z">
        <w:r>
          <w:rPr>
            <w:rFonts w:hint="default"/>
            <w:color w:val="auto"/>
            <w:szCs w:val="20"/>
            <w:lang w:val="en-US"/>
          </w:rPr>
          <w:fldChar w:fldCharType="separate"/>
        </w:r>
      </w:ins>
      <w:ins w:id="12" w:author="rwy" w:date="2025-09-09T13:36:05Z">
        <w:r>
          <w:rPr>
            <w:szCs w:val="20"/>
          </w:rPr>
          <w:t xml:space="preserve">图 </w:t>
        </w:r>
      </w:ins>
      <w:ins w:id="13" w:author="rwy" w:date="2025-09-09T13:36:05Z">
        <w:r>
          <w:rPr>
            <w:szCs w:val="20"/>
          </w:rPr>
          <w:fldChar w:fldCharType="begin"/>
        </w:r>
      </w:ins>
      <w:ins w:id="14" w:author="rwy" w:date="2025-09-09T13:36:05Z">
        <w:r>
          <w:rPr>
            <w:szCs w:val="20"/>
          </w:rPr>
          <w:instrText xml:space="preserve"> STYLEREF 1 \s </w:instrText>
        </w:r>
      </w:ins>
      <w:ins w:id="15" w:author="rwy" w:date="2025-09-09T13:36:05Z">
        <w:r>
          <w:rPr>
            <w:szCs w:val="20"/>
          </w:rPr>
          <w:fldChar w:fldCharType="separate"/>
        </w:r>
      </w:ins>
      <w:ins w:id="16" w:author="rwy" w:date="2025-09-09T13:36:05Z">
        <w:r>
          <w:rPr>
            <w:szCs w:val="20"/>
          </w:rPr>
          <w:t>3</w:t>
        </w:r>
      </w:ins>
      <w:ins w:id="17" w:author="rwy" w:date="2025-09-09T13:36:05Z">
        <w:r>
          <w:rPr>
            <w:szCs w:val="20"/>
          </w:rPr>
          <w:fldChar w:fldCharType="end"/>
        </w:r>
      </w:ins>
      <w:ins w:id="18" w:author="rwy" w:date="2025-09-09T13:36:05Z">
        <w:r>
          <w:rPr>
            <w:rFonts w:hint="eastAsia" w:eastAsia="宋体"/>
            <w:szCs w:val="20"/>
            <w:lang w:eastAsia="zh-CN"/>
          </w:rPr>
          <w:t>-</w:t>
        </w:r>
      </w:ins>
      <w:ins w:id="19" w:author="rwy" w:date="2025-09-09T13:36:05Z">
        <w:r>
          <w:rPr>
            <w:szCs w:val="20"/>
          </w:rPr>
          <w:t>2</w:t>
        </w:r>
      </w:ins>
      <w:ins w:id="20" w:author="rwy" w:date="2025-09-09T13:36:05Z">
        <w:r>
          <w:rPr>
            <w:rFonts w:hint="default"/>
            <w:color w:val="auto"/>
            <w:szCs w:val="20"/>
            <w:lang w:val="en-US"/>
          </w:rPr>
          <w:fldChar w:fldCharType="end"/>
        </w:r>
      </w:ins>
      <w:ins w:id="21" w:author="rwy" w:date="2025-09-09T13:36:05Z">
        <w:r>
          <w:rPr>
            <w:color w:val="auto"/>
            <w:szCs w:val="20"/>
          </w:rPr>
          <w:t>所示，包括 1）一致性协议分层链式日志复制机制从状态机复制结构入手，构建复制路径结构并分析通信开销，降低领导者的网络负载，减少大规模集群中的整体通信成本，提高系统的可用性和性能；2）多节点线性一致性读写策略及其一致性保证方法从客户端与集群通信模式</w:t>
        </w:r>
      </w:ins>
      <w:ins w:id="22" w:author="rwy" w:date="2025-09-09T13:36:05Z">
        <w:r>
          <w:rPr>
            <w:b w:val="0"/>
            <w:bCs w:val="0"/>
            <w:color w:val="auto"/>
            <w:szCs w:val="20"/>
          </w:rPr>
          <w:t>入手，建立线性读写状态表示和同步方法，确保跟随者在提供线性读时仍符合一致性约束。</w:t>
        </w:r>
      </w:ins>
      <w:ins w:id="23" w:author="rwy" w:date="2025-09-09T13:36:05Z">
        <w:r>
          <w:rPr>
            <w:rFonts w:hint="eastAsia" w:ascii="Times New Roman" w:eastAsia="宋体"/>
            <w:b w:val="0"/>
            <w:bCs w:val="0"/>
            <w:color w:val="auto"/>
            <w:szCs w:val="20"/>
            <w:lang w:val="en-US" w:eastAsia="zh-CN"/>
          </w:rPr>
          <w:t>两</w:t>
        </w:r>
      </w:ins>
      <w:ins w:id="24" w:author="rwy" w:date="2025-09-09T13:36:05Z">
        <w:r>
          <w:rPr>
            <w:b w:val="0"/>
            <w:bCs w:val="0"/>
            <w:color w:val="auto"/>
            <w:szCs w:val="20"/>
          </w:rPr>
          <w:t>大模块有机结合，构成了基于分层链式日志复制的数据一致性协议研究。</w:t>
        </w:r>
      </w:ins>
    </w:p>
    <w:p w14:paraId="1978C594">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25" w:author="rwy" w:date="2025-09-09T13:36:05Z"/>
          <w:rFonts w:hint="eastAsia" w:eastAsia="宋体"/>
          <w:color w:val="auto"/>
          <w:szCs w:val="20"/>
          <w:lang w:eastAsia="zh-CN"/>
        </w:rPr>
      </w:pPr>
      <w:ins w:id="26" w:author="rwy" w:date="2025-09-09T13:36:05Z">
        <w:r>
          <w:rPr>
            <w:rFonts w:hint="eastAsia" w:eastAsia="宋体"/>
            <w:color w:val="auto"/>
            <w:szCs w:val="20"/>
            <w:lang w:eastAsia="zh-CN"/>
          </w:rPr>
          <w:drawing>
            <wp:inline distT="0" distB="0" distL="114300" distR="114300">
              <wp:extent cx="5751195" cy="3509645"/>
              <wp:effectExtent l="0" t="0" r="9525" b="10795"/>
              <wp:docPr id="282"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ECB019B1-382A-4266-B25C-5B523AA43C14-1" descr="wps"/>
                      <pic:cNvPicPr>
                        <a:picLocks noChangeAspect="1"/>
                      </pic:cNvPicPr>
                    </pic:nvPicPr>
                    <pic:blipFill>
                      <a:blip r:embed="rId6"/>
                      <a:stretch>
                        <a:fillRect/>
                      </a:stretch>
                    </pic:blipFill>
                    <pic:spPr>
                      <a:xfrm>
                        <a:off x="0" y="0"/>
                        <a:ext cx="5751195" cy="3509645"/>
                      </a:xfrm>
                      <a:prstGeom prst="rect">
                        <a:avLst/>
                      </a:prstGeom>
                    </pic:spPr>
                  </pic:pic>
                </a:graphicData>
              </a:graphic>
            </wp:inline>
          </w:drawing>
        </w:r>
      </w:ins>
    </w:p>
    <w:p w14:paraId="24BB89E5">
      <w:pPr>
        <w:keepNext w:val="0"/>
        <w:keepLines w:val="0"/>
        <w:pageBreakBefore w:val="0"/>
        <w:widowControl w:val="0"/>
        <w:kinsoku/>
        <w:wordWrap w:val="0"/>
        <w:overflowPunct/>
        <w:topLinePunct w:val="0"/>
        <w:autoSpaceDE/>
        <w:autoSpaceDN/>
        <w:bidi w:val="0"/>
        <w:adjustRightInd w:val="0"/>
        <w:snapToGrid/>
        <w:spacing w:line="300" w:lineRule="auto"/>
        <w:ind w:left="0" w:right="0" w:firstLine="420" w:firstLineChars="200"/>
        <w:jc w:val="center"/>
        <w:textAlignment w:val="auto"/>
        <w:rPr>
          <w:ins w:id="28" w:author="rwy" w:date="2025-09-09T13:36:05Z"/>
          <w:rFonts w:hint="eastAsia" w:ascii="Times New Roman" w:hAnsi="Times New Roman" w:eastAsia="宋体" w:cs="Times New Roman"/>
          <w:color w:val="auto"/>
          <w:kern w:val="2"/>
          <w:sz w:val="21"/>
          <w:lang w:val="en-US" w:eastAsia="zh-CN" w:bidi="ar-SA"/>
        </w:rPr>
      </w:pPr>
      <w:ins w:id="29" w:author="rwy" w:date="2025-09-09T13:36:05Z">
        <w:bookmarkStart w:id="3" w:name="_Ref20075"/>
        <w:r>
          <w:rPr>
            <w:rFonts w:ascii="Times New Roman" w:hAnsi="Times New Roman" w:eastAsia="宋体" w:cs="Times New Roman"/>
            <w:kern w:val="2"/>
            <w:sz w:val="21"/>
            <w:lang w:val="en-US" w:eastAsia="zh-CN" w:bidi="ar-SA"/>
          </w:rPr>
          <w:t xml:space="preserve">图 </w:t>
        </w:r>
      </w:ins>
      <w:ins w:id="30" w:author="rwy" w:date="2025-09-09T13:36:05Z">
        <w:r>
          <w:rPr>
            <w:rFonts w:ascii="Times New Roman" w:hAnsi="Times New Roman" w:eastAsia="宋体" w:cs="Times New Roman"/>
            <w:kern w:val="2"/>
            <w:sz w:val="21"/>
            <w:lang w:val="en-US" w:eastAsia="zh-CN" w:bidi="ar-SA"/>
          </w:rPr>
          <w:fldChar w:fldCharType="begin"/>
        </w:r>
      </w:ins>
      <w:ins w:id="31" w:author="rwy" w:date="2025-09-09T13:36:05Z">
        <w:r>
          <w:rPr>
            <w:rFonts w:ascii="Times New Roman" w:hAnsi="Times New Roman" w:eastAsia="宋体" w:cs="Times New Roman"/>
            <w:kern w:val="2"/>
            <w:sz w:val="21"/>
            <w:lang w:val="en-US" w:eastAsia="zh-CN" w:bidi="ar-SA"/>
          </w:rPr>
          <w:instrText xml:space="preserve"> STYLEREF 1 \s </w:instrText>
        </w:r>
      </w:ins>
      <w:ins w:id="32" w:author="rwy" w:date="2025-09-09T13:36:05Z">
        <w:r>
          <w:rPr>
            <w:rFonts w:ascii="Times New Roman" w:hAnsi="Times New Roman" w:eastAsia="宋体" w:cs="Times New Roman"/>
            <w:kern w:val="2"/>
            <w:sz w:val="21"/>
            <w:lang w:val="en-US" w:eastAsia="zh-CN" w:bidi="ar-SA"/>
          </w:rPr>
          <w:fldChar w:fldCharType="separate"/>
        </w:r>
      </w:ins>
      <w:ins w:id="33" w:author="rwy" w:date="2025-09-09T13:36:05Z">
        <w:r>
          <w:rPr>
            <w:rFonts w:ascii="Times New Roman" w:hAnsi="Times New Roman" w:eastAsia="宋体" w:cs="Times New Roman"/>
            <w:kern w:val="2"/>
            <w:sz w:val="21"/>
            <w:lang w:val="en-US" w:eastAsia="zh-CN" w:bidi="ar-SA"/>
          </w:rPr>
          <w:t>3</w:t>
        </w:r>
      </w:ins>
      <w:ins w:id="34" w:author="rwy" w:date="2025-09-09T13:36:05Z">
        <w:r>
          <w:rPr>
            <w:rFonts w:ascii="Times New Roman" w:hAnsi="Times New Roman" w:eastAsia="宋体" w:cs="Times New Roman"/>
            <w:kern w:val="2"/>
            <w:sz w:val="21"/>
            <w:lang w:val="en-US" w:eastAsia="zh-CN" w:bidi="ar-SA"/>
          </w:rPr>
          <w:fldChar w:fldCharType="end"/>
        </w:r>
      </w:ins>
      <w:ins w:id="35" w:author="rwy" w:date="2025-09-09T13:36:05Z">
        <w:r>
          <w:rPr>
            <w:rFonts w:hint="eastAsia" w:ascii="Times New Roman" w:hAnsi="Times New Roman" w:eastAsia="宋体" w:cs="Times New Roman"/>
            <w:kern w:val="2"/>
            <w:sz w:val="21"/>
            <w:lang w:val="en-US" w:eastAsia="zh-CN" w:bidi="ar-SA"/>
          </w:rPr>
          <w:t>-</w:t>
        </w:r>
      </w:ins>
      <w:ins w:id="36" w:author="rwy" w:date="2025-09-09T13:36:05Z">
        <w:r>
          <w:rPr>
            <w:rFonts w:ascii="Times New Roman" w:hAnsi="Times New Roman" w:eastAsia="宋体" w:cs="Times New Roman"/>
            <w:kern w:val="2"/>
            <w:sz w:val="21"/>
            <w:lang w:val="en-US" w:eastAsia="zh-CN" w:bidi="ar-SA"/>
          </w:rPr>
          <w:fldChar w:fldCharType="begin"/>
        </w:r>
      </w:ins>
      <w:ins w:id="37" w:author="rwy" w:date="2025-09-09T13:36:05Z">
        <w:r>
          <w:rPr>
            <w:rFonts w:ascii="Times New Roman" w:hAnsi="Times New Roman" w:eastAsia="宋体" w:cs="Times New Roman"/>
            <w:kern w:val="2"/>
            <w:sz w:val="21"/>
            <w:lang w:val="en-US" w:eastAsia="zh-CN" w:bidi="ar-SA"/>
          </w:rPr>
          <w:instrText xml:space="preserve"> SEQ 图 \* ARABIC \s 1 </w:instrText>
        </w:r>
      </w:ins>
      <w:ins w:id="38" w:author="rwy" w:date="2025-09-09T13:36:05Z">
        <w:r>
          <w:rPr>
            <w:rFonts w:ascii="Times New Roman" w:hAnsi="Times New Roman" w:eastAsia="宋体" w:cs="Times New Roman"/>
            <w:kern w:val="2"/>
            <w:sz w:val="21"/>
            <w:lang w:val="en-US" w:eastAsia="zh-CN" w:bidi="ar-SA"/>
          </w:rPr>
          <w:fldChar w:fldCharType="separate"/>
        </w:r>
      </w:ins>
      <w:ins w:id="39" w:author="rwy" w:date="2025-09-09T13:36:05Z">
        <w:r>
          <w:rPr>
            <w:rFonts w:ascii="Times New Roman" w:hAnsi="Times New Roman" w:eastAsia="宋体" w:cs="Times New Roman"/>
            <w:kern w:val="2"/>
            <w:sz w:val="21"/>
            <w:lang w:val="en-US" w:eastAsia="zh-CN" w:bidi="ar-SA"/>
          </w:rPr>
          <w:t>2</w:t>
        </w:r>
      </w:ins>
      <w:ins w:id="40" w:author="rwy" w:date="2025-09-09T13:36:05Z">
        <w:r>
          <w:rPr>
            <w:rFonts w:ascii="Times New Roman" w:hAnsi="Times New Roman" w:eastAsia="宋体" w:cs="Times New Roman"/>
            <w:kern w:val="2"/>
            <w:sz w:val="21"/>
            <w:lang w:val="en-US" w:eastAsia="zh-CN" w:bidi="ar-SA"/>
          </w:rPr>
          <w:fldChar w:fldCharType="end"/>
        </w:r>
        <w:bookmarkEnd w:id="3"/>
      </w:ins>
      <w:ins w:id="41" w:author="rwy" w:date="2025-09-09T13:36:05Z">
        <w:r>
          <w:rPr>
            <w:rFonts w:hint="eastAsia" w:ascii="Times New Roman" w:hAnsi="Times New Roman" w:eastAsia="宋体" w:cs="Times New Roman"/>
            <w:kern w:val="2"/>
            <w:sz w:val="21"/>
            <w:lang w:val="en-US" w:eastAsia="zh-CN" w:bidi="ar-SA"/>
          </w:rPr>
          <w:t>设计总体架构图</w:t>
        </w:r>
      </w:ins>
    </w:p>
    <w:p w14:paraId="0276ED57">
      <w:pPr>
        <w:keepNext w:val="0"/>
        <w:keepLines w:val="0"/>
        <w:pageBreakBefore w:val="0"/>
        <w:widowControl w:val="0"/>
        <w:kinsoku/>
        <w:overflowPunct/>
        <w:topLinePunct w:val="0"/>
        <w:bidi w:val="0"/>
        <w:adjustRightInd w:val="0"/>
        <w:snapToGrid/>
        <w:spacing w:line="300" w:lineRule="auto"/>
        <w:ind w:firstLine="883"/>
        <w:textAlignment w:val="auto"/>
        <w:rPr>
          <w:ins w:id="42" w:author="rwy" w:date="2025-09-09T13:36:05Z"/>
          <w:rFonts w:hint="eastAsia"/>
          <w:szCs w:val="20"/>
          <w:lang w:eastAsia="zh-CN"/>
        </w:rPr>
      </w:pPr>
    </w:p>
    <w:p w14:paraId="68C2901F">
      <w:pPr>
        <w:keepNext/>
        <w:keepLines/>
        <w:pageBreakBefore w:val="0"/>
        <w:widowControl w:val="0"/>
        <w:numPr>
          <w:ilvl w:val="2"/>
          <w:numId w:val="1"/>
        </w:numPr>
        <w:kinsoku/>
        <w:wordWrap/>
        <w:overflowPunct/>
        <w:topLinePunct w:val="0"/>
        <w:autoSpaceDE/>
        <w:autoSpaceDN/>
        <w:bidi w:val="0"/>
        <w:adjustRightInd w:val="0"/>
        <w:snapToGrid/>
        <w:spacing w:line="300" w:lineRule="auto"/>
        <w:ind w:left="0" w:firstLine="0" w:firstLineChars="0"/>
        <w:jc w:val="both"/>
        <w:textAlignment w:val="auto"/>
        <w:outlineLvl w:val="2"/>
        <w:rPr>
          <w:ins w:id="43" w:author="rwy" w:date="2025-09-09T13:36:05Z"/>
          <w:rFonts w:ascii="Times New Roman" w:hAnsi="Times New Roman" w:eastAsia="黑体" w:cs="Times New Roman"/>
          <w:kern w:val="2"/>
          <w:sz w:val="24"/>
          <w:lang w:val="en-US" w:eastAsia="zh-CN" w:bidi="ar-SA"/>
        </w:rPr>
      </w:pPr>
      <w:ins w:id="44" w:author="rwy" w:date="2025-09-09T13:36:05Z">
        <w:bookmarkStart w:id="4" w:name="_Toc16734"/>
        <w:bookmarkStart w:id="5" w:name="_Toc10018"/>
        <w:bookmarkStart w:id="6" w:name="_Toc1897"/>
        <w:r>
          <w:rPr>
            <w:rFonts w:hint="eastAsia" w:ascii="Times New Roman" w:hAnsi="Times New Roman" w:eastAsia="黑体" w:cs="Times New Roman"/>
            <w:kern w:val="2"/>
            <w:sz w:val="24"/>
            <w:lang w:val="en-US" w:eastAsia="zh-CN" w:bidi="ar-SA"/>
          </w:rPr>
          <w:t>一致性协议分层链式日志复制机制</w:t>
        </w:r>
        <w:bookmarkEnd w:id="4"/>
        <w:bookmarkEnd w:id="5"/>
        <w:bookmarkEnd w:id="6"/>
      </w:ins>
    </w:p>
    <w:p w14:paraId="699567AF">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45" w:author="rwy" w:date="2025-09-09T13:36:05Z"/>
          <w:rFonts w:hint="eastAsia"/>
          <w:szCs w:val="20"/>
          <w:lang w:val="en-US" w:eastAsia="zh-CN"/>
        </w:rPr>
      </w:pPr>
      <w:ins w:id="46" w:author="rwy" w:date="2025-09-09T13:36:05Z">
        <w:r>
          <w:rPr>
            <w:rFonts w:hint="eastAsia" w:ascii="Times New Roman" w:eastAsia="宋体"/>
            <w:szCs w:val="20"/>
            <w:lang w:val="en-US" w:eastAsia="zh-CN"/>
          </w:rPr>
          <w:t>为了降低领导者的网络开销、优化日志复制拓扑结构，本课题拟提出分层链式日志复制机制，通过构建分布式链式管道模型，在保证一致性的前提下优化日志复制路径，并分析该机制的通信复杂度、故障恢复特性及可扩展性是本课题的研究思路。它主要包</w:t>
        </w:r>
      </w:ins>
      <w:ins w:id="47" w:author="rwy" w:date="2025-09-09T13:36:05Z">
        <w:r>
          <w:rPr>
            <w:rFonts w:hint="eastAsia" w:ascii="Times New Roman" w:eastAsia="宋体"/>
            <w:b w:val="0"/>
            <w:bCs w:val="0"/>
            <w:szCs w:val="20"/>
            <w:lang w:val="en-US" w:eastAsia="zh-CN"/>
          </w:rPr>
          <w:t>括分层链式日志复制架构和面向分层链式日志复制的集群成员变更策略两个关键技术，</w:t>
        </w:r>
      </w:ins>
      <w:ins w:id="48" w:author="rwy" w:date="2025-09-09T13:36:05Z">
        <w:r>
          <w:rPr>
            <w:rFonts w:hint="eastAsia" w:ascii="Times New Roman" w:eastAsia="宋体"/>
            <w:szCs w:val="20"/>
            <w:lang w:val="en-US" w:eastAsia="zh-CN"/>
          </w:rPr>
          <w:t>链式日志复制机制技术路线如</w:t>
        </w:r>
      </w:ins>
      <w:ins w:id="49" w:author="rwy" w:date="2025-09-09T13:36:05Z">
        <w:r>
          <w:rPr>
            <w:rFonts w:hint="eastAsia" w:ascii="Times New Roman" w:eastAsia="宋体"/>
            <w:szCs w:val="20"/>
            <w:lang w:val="en-US" w:eastAsia="zh-CN"/>
          </w:rPr>
          <w:fldChar w:fldCharType="begin"/>
        </w:r>
      </w:ins>
      <w:ins w:id="50" w:author="rwy" w:date="2025-09-09T13:36:05Z">
        <w:r>
          <w:rPr>
            <w:rFonts w:hint="eastAsia" w:ascii="Times New Roman" w:eastAsia="宋体"/>
            <w:szCs w:val="20"/>
            <w:lang w:val="en-US" w:eastAsia="zh-CN"/>
          </w:rPr>
          <w:instrText xml:space="preserve"> REF _Ref20176 \h </w:instrText>
        </w:r>
      </w:ins>
      <w:ins w:id="51" w:author="rwy" w:date="2025-09-09T13:36:05Z">
        <w:r>
          <w:rPr>
            <w:rFonts w:hint="eastAsia" w:ascii="Times New Roman" w:eastAsia="宋体"/>
            <w:szCs w:val="20"/>
            <w:lang w:val="en-US" w:eastAsia="zh-CN"/>
          </w:rPr>
          <w:fldChar w:fldCharType="separate"/>
        </w:r>
      </w:ins>
      <w:ins w:id="52" w:author="rwy" w:date="2025-09-09T13:36:05Z">
        <w:r>
          <w:rPr>
            <w:szCs w:val="20"/>
          </w:rPr>
          <w:t xml:space="preserve">图 </w:t>
        </w:r>
      </w:ins>
      <w:ins w:id="53" w:author="rwy" w:date="2025-09-09T13:36:05Z">
        <w:r>
          <w:rPr>
            <w:szCs w:val="20"/>
          </w:rPr>
          <w:fldChar w:fldCharType="begin"/>
        </w:r>
      </w:ins>
      <w:ins w:id="54" w:author="rwy" w:date="2025-09-09T13:36:05Z">
        <w:r>
          <w:rPr>
            <w:szCs w:val="20"/>
          </w:rPr>
          <w:instrText xml:space="preserve"> STYLEREF 1 \s </w:instrText>
        </w:r>
      </w:ins>
      <w:ins w:id="55" w:author="rwy" w:date="2025-09-09T13:36:05Z">
        <w:r>
          <w:rPr>
            <w:szCs w:val="20"/>
          </w:rPr>
          <w:fldChar w:fldCharType="separate"/>
        </w:r>
      </w:ins>
      <w:ins w:id="56" w:author="rwy" w:date="2025-09-09T13:36:05Z">
        <w:r>
          <w:rPr>
            <w:szCs w:val="20"/>
          </w:rPr>
          <w:t>3</w:t>
        </w:r>
      </w:ins>
      <w:ins w:id="57" w:author="rwy" w:date="2025-09-09T13:36:05Z">
        <w:r>
          <w:rPr>
            <w:szCs w:val="20"/>
          </w:rPr>
          <w:fldChar w:fldCharType="end"/>
        </w:r>
      </w:ins>
      <w:ins w:id="58" w:author="rwy" w:date="2025-09-09T13:36:05Z">
        <w:r>
          <w:rPr>
            <w:rFonts w:hint="eastAsia" w:eastAsia="宋体"/>
            <w:szCs w:val="20"/>
            <w:lang w:eastAsia="zh-CN"/>
          </w:rPr>
          <w:t>-</w:t>
        </w:r>
      </w:ins>
      <w:ins w:id="59" w:author="rwy" w:date="2025-09-09T13:36:05Z">
        <w:r>
          <w:rPr>
            <w:szCs w:val="20"/>
          </w:rPr>
          <w:t>3</w:t>
        </w:r>
      </w:ins>
      <w:ins w:id="60" w:author="rwy" w:date="2025-09-09T13:36:05Z">
        <w:r>
          <w:rPr>
            <w:rFonts w:hint="eastAsia" w:ascii="Times New Roman" w:eastAsia="宋体"/>
            <w:szCs w:val="20"/>
            <w:lang w:val="en-US" w:eastAsia="zh-CN"/>
          </w:rPr>
          <w:fldChar w:fldCharType="end"/>
        </w:r>
      </w:ins>
      <w:ins w:id="61" w:author="rwy" w:date="2025-09-09T13:36:05Z">
        <w:r>
          <w:rPr>
            <w:rFonts w:hint="eastAsia" w:ascii="Times New Roman" w:eastAsia="宋体"/>
            <w:szCs w:val="20"/>
            <w:lang w:val="en-US" w:eastAsia="zh-CN"/>
          </w:rPr>
          <w:t>所示。</w:t>
        </w:r>
      </w:ins>
    </w:p>
    <w:p w14:paraId="12360629">
      <w:pPr>
        <w:keepNext w:val="0"/>
        <w:keepLines w:val="0"/>
        <w:pageBreakBefore w:val="0"/>
        <w:widowControl w:val="0"/>
        <w:kinsoku/>
        <w:wordWrap w:val="0"/>
        <w:overflowPunct/>
        <w:topLinePunct w:val="0"/>
        <w:autoSpaceDE/>
        <w:autoSpaceDN/>
        <w:bidi w:val="0"/>
        <w:adjustRightInd w:val="0"/>
        <w:snapToGrid/>
        <w:spacing w:line="300" w:lineRule="auto"/>
        <w:ind w:left="0" w:leftChars="0" w:right="0" w:firstLine="0" w:firstLineChars="0"/>
        <w:jc w:val="both"/>
        <w:textAlignment w:val="auto"/>
        <w:rPr>
          <w:ins w:id="62" w:author="rwy" w:date="2025-09-09T13:36:05Z"/>
          <w:rFonts w:hint="eastAsia"/>
          <w:szCs w:val="20"/>
          <w:lang w:val="en-US" w:eastAsia="zh-CN"/>
        </w:rPr>
      </w:pPr>
      <w:ins w:id="63" w:author="rwy" w:date="2025-09-09T13:36:05Z">
        <w:r>
          <w:rPr>
            <w:rFonts w:hint="eastAsia" w:ascii="Times New Roman" w:eastAsia="宋体"/>
            <w:szCs w:val="20"/>
            <w:lang w:val="en-US" w:eastAsia="zh-CN"/>
          </w:rPr>
          <w:drawing>
            <wp:inline distT="0" distB="0" distL="114300" distR="114300">
              <wp:extent cx="5757545" cy="2286635"/>
              <wp:effectExtent l="0" t="0" r="3175" b="14605"/>
              <wp:docPr id="284" name="ECB019B1-382A-4266-B25C-5B523AA43C14-2" descr="D:/TEmp/wps.MHvUBi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ECB019B1-382A-4266-B25C-5B523AA43C14-2" descr="D:/TEmp/wps.MHvUBiwps"/>
                      <pic:cNvPicPr>
                        <a:picLocks noChangeAspect="1"/>
                      </pic:cNvPicPr>
                    </pic:nvPicPr>
                    <pic:blipFill>
                      <a:blip r:embed="rId7"/>
                      <a:stretch>
                        <a:fillRect/>
                      </a:stretch>
                    </pic:blipFill>
                    <pic:spPr>
                      <a:xfrm>
                        <a:off x="0" y="0"/>
                        <a:ext cx="5757545" cy="2286635"/>
                      </a:xfrm>
                      <a:prstGeom prst="rect">
                        <a:avLst/>
                      </a:prstGeom>
                    </pic:spPr>
                  </pic:pic>
                </a:graphicData>
              </a:graphic>
            </wp:inline>
          </w:drawing>
        </w:r>
      </w:ins>
    </w:p>
    <w:p w14:paraId="1D9416E7">
      <w:pPr>
        <w:keepNext w:val="0"/>
        <w:keepLines w:val="0"/>
        <w:pageBreakBefore w:val="0"/>
        <w:widowControl w:val="0"/>
        <w:kinsoku/>
        <w:wordWrap w:val="0"/>
        <w:overflowPunct/>
        <w:topLinePunct w:val="0"/>
        <w:autoSpaceDE/>
        <w:autoSpaceDN/>
        <w:bidi w:val="0"/>
        <w:adjustRightInd w:val="0"/>
        <w:snapToGrid/>
        <w:spacing w:line="300" w:lineRule="auto"/>
        <w:ind w:left="0" w:leftChars="0" w:right="0" w:firstLine="0" w:firstLineChars="0"/>
        <w:jc w:val="center"/>
        <w:textAlignment w:val="auto"/>
        <w:rPr>
          <w:ins w:id="65" w:author="rwy" w:date="2025-09-09T13:36:05Z"/>
          <w:rFonts w:hint="eastAsia" w:ascii="Times New Roman" w:hAnsi="Times New Roman" w:eastAsia="宋体" w:cs="Times New Roman"/>
          <w:kern w:val="2"/>
          <w:sz w:val="21"/>
          <w:lang w:val="en-US" w:eastAsia="zh-CN" w:bidi="ar-SA"/>
        </w:rPr>
      </w:pPr>
      <w:ins w:id="66" w:author="rwy" w:date="2025-09-09T13:36:05Z">
        <w:bookmarkStart w:id="7" w:name="_Ref20176"/>
        <w:r>
          <w:rPr>
            <w:rFonts w:ascii="Times New Roman" w:hAnsi="Times New Roman" w:eastAsia="宋体" w:cs="Times New Roman"/>
            <w:kern w:val="2"/>
            <w:sz w:val="21"/>
            <w:lang w:val="en-US" w:eastAsia="zh-CN" w:bidi="ar-SA"/>
          </w:rPr>
          <w:t xml:space="preserve">图 </w:t>
        </w:r>
      </w:ins>
      <w:ins w:id="67" w:author="rwy" w:date="2025-09-09T13:36:05Z">
        <w:r>
          <w:rPr>
            <w:rFonts w:ascii="Times New Roman" w:hAnsi="Times New Roman" w:eastAsia="宋体" w:cs="Times New Roman"/>
            <w:kern w:val="2"/>
            <w:sz w:val="21"/>
            <w:lang w:val="en-US" w:eastAsia="zh-CN" w:bidi="ar-SA"/>
          </w:rPr>
          <w:fldChar w:fldCharType="begin"/>
        </w:r>
      </w:ins>
      <w:ins w:id="68" w:author="rwy" w:date="2025-09-09T13:36:05Z">
        <w:r>
          <w:rPr>
            <w:rFonts w:ascii="Times New Roman" w:hAnsi="Times New Roman" w:eastAsia="宋体" w:cs="Times New Roman"/>
            <w:kern w:val="2"/>
            <w:sz w:val="21"/>
            <w:lang w:val="en-US" w:eastAsia="zh-CN" w:bidi="ar-SA"/>
          </w:rPr>
          <w:instrText xml:space="preserve"> STYLEREF 1 \s </w:instrText>
        </w:r>
      </w:ins>
      <w:ins w:id="69" w:author="rwy" w:date="2025-09-09T13:36:05Z">
        <w:r>
          <w:rPr>
            <w:rFonts w:ascii="Times New Roman" w:hAnsi="Times New Roman" w:eastAsia="宋体" w:cs="Times New Roman"/>
            <w:kern w:val="2"/>
            <w:sz w:val="21"/>
            <w:lang w:val="en-US" w:eastAsia="zh-CN" w:bidi="ar-SA"/>
          </w:rPr>
          <w:fldChar w:fldCharType="separate"/>
        </w:r>
      </w:ins>
      <w:ins w:id="70" w:author="rwy" w:date="2025-09-09T13:36:05Z">
        <w:r>
          <w:rPr>
            <w:rFonts w:ascii="Times New Roman" w:hAnsi="Times New Roman" w:eastAsia="宋体" w:cs="Times New Roman"/>
            <w:kern w:val="2"/>
            <w:sz w:val="21"/>
            <w:lang w:val="en-US" w:eastAsia="zh-CN" w:bidi="ar-SA"/>
          </w:rPr>
          <w:t>3</w:t>
        </w:r>
      </w:ins>
      <w:ins w:id="71" w:author="rwy" w:date="2025-09-09T13:36:05Z">
        <w:r>
          <w:rPr>
            <w:rFonts w:ascii="Times New Roman" w:hAnsi="Times New Roman" w:eastAsia="宋体" w:cs="Times New Roman"/>
            <w:kern w:val="2"/>
            <w:sz w:val="21"/>
            <w:lang w:val="en-US" w:eastAsia="zh-CN" w:bidi="ar-SA"/>
          </w:rPr>
          <w:fldChar w:fldCharType="end"/>
        </w:r>
      </w:ins>
      <w:ins w:id="72" w:author="rwy" w:date="2025-09-09T13:36:05Z">
        <w:r>
          <w:rPr>
            <w:rFonts w:hint="eastAsia" w:ascii="Times New Roman" w:hAnsi="Times New Roman" w:eastAsia="宋体" w:cs="Times New Roman"/>
            <w:kern w:val="2"/>
            <w:sz w:val="21"/>
            <w:lang w:val="en-US" w:eastAsia="zh-CN" w:bidi="ar-SA"/>
          </w:rPr>
          <w:t>-</w:t>
        </w:r>
      </w:ins>
      <w:ins w:id="73" w:author="rwy" w:date="2025-09-09T13:36:05Z">
        <w:r>
          <w:rPr>
            <w:rFonts w:ascii="Times New Roman" w:hAnsi="Times New Roman" w:eastAsia="宋体" w:cs="Times New Roman"/>
            <w:kern w:val="2"/>
            <w:sz w:val="21"/>
            <w:lang w:val="en-US" w:eastAsia="zh-CN" w:bidi="ar-SA"/>
          </w:rPr>
          <w:fldChar w:fldCharType="begin"/>
        </w:r>
      </w:ins>
      <w:ins w:id="74" w:author="rwy" w:date="2025-09-09T13:36:05Z">
        <w:r>
          <w:rPr>
            <w:rFonts w:ascii="Times New Roman" w:hAnsi="Times New Roman" w:eastAsia="宋体" w:cs="Times New Roman"/>
            <w:kern w:val="2"/>
            <w:sz w:val="21"/>
            <w:lang w:val="en-US" w:eastAsia="zh-CN" w:bidi="ar-SA"/>
          </w:rPr>
          <w:instrText xml:space="preserve"> SEQ 图 \* ARABIC \s 1 </w:instrText>
        </w:r>
      </w:ins>
      <w:ins w:id="75" w:author="rwy" w:date="2025-09-09T13:36:05Z">
        <w:r>
          <w:rPr>
            <w:rFonts w:ascii="Times New Roman" w:hAnsi="Times New Roman" w:eastAsia="宋体" w:cs="Times New Roman"/>
            <w:kern w:val="2"/>
            <w:sz w:val="21"/>
            <w:lang w:val="en-US" w:eastAsia="zh-CN" w:bidi="ar-SA"/>
          </w:rPr>
          <w:fldChar w:fldCharType="separate"/>
        </w:r>
      </w:ins>
      <w:ins w:id="76" w:author="rwy" w:date="2025-09-09T13:36:05Z">
        <w:r>
          <w:rPr>
            <w:rFonts w:ascii="Times New Roman" w:hAnsi="Times New Roman" w:eastAsia="宋体" w:cs="Times New Roman"/>
            <w:kern w:val="2"/>
            <w:sz w:val="21"/>
            <w:lang w:val="en-US" w:eastAsia="zh-CN" w:bidi="ar-SA"/>
          </w:rPr>
          <w:t>3</w:t>
        </w:r>
      </w:ins>
      <w:ins w:id="77" w:author="rwy" w:date="2025-09-09T13:36:05Z">
        <w:r>
          <w:rPr>
            <w:rFonts w:ascii="Times New Roman" w:hAnsi="Times New Roman" w:eastAsia="宋体" w:cs="Times New Roman"/>
            <w:kern w:val="2"/>
            <w:sz w:val="21"/>
            <w:lang w:val="en-US" w:eastAsia="zh-CN" w:bidi="ar-SA"/>
          </w:rPr>
          <w:fldChar w:fldCharType="end"/>
        </w:r>
        <w:bookmarkEnd w:id="7"/>
      </w:ins>
      <w:ins w:id="78" w:author="rwy" w:date="2025-09-09T13:36:05Z">
        <w:r>
          <w:rPr>
            <w:rFonts w:hint="eastAsia" w:ascii="Times New Roman" w:hAnsi="Times New Roman" w:eastAsia="宋体" w:cs="Times New Roman"/>
            <w:kern w:val="2"/>
            <w:sz w:val="21"/>
            <w:lang w:val="en-US" w:eastAsia="zh-CN" w:bidi="ar-SA"/>
          </w:rPr>
          <w:t>链式日志复制策略技术路线图</w:t>
        </w:r>
      </w:ins>
    </w:p>
    <w:p w14:paraId="1D70DB3A">
      <w:pPr>
        <w:keepNext w:val="0"/>
        <w:keepLines w:val="0"/>
        <w:pageBreakBefore w:val="0"/>
        <w:widowControl w:val="0"/>
        <w:kinsoku/>
        <w:overflowPunct/>
        <w:topLinePunct w:val="0"/>
        <w:bidi w:val="0"/>
        <w:adjustRightInd w:val="0"/>
        <w:snapToGrid/>
        <w:spacing w:line="300" w:lineRule="auto"/>
        <w:ind w:firstLine="883"/>
        <w:textAlignment w:val="auto"/>
        <w:rPr>
          <w:ins w:id="79" w:author="rwy" w:date="2025-09-09T13:36:05Z"/>
          <w:rFonts w:hint="default"/>
          <w:szCs w:val="20"/>
          <w:lang w:val="en-US" w:eastAsia="zh-CN"/>
        </w:rPr>
      </w:pPr>
    </w:p>
    <w:p w14:paraId="020FC12F">
      <w:pPr>
        <w:keepNext w:val="0"/>
        <w:keepLines w:val="0"/>
        <w:pageBreakBefore w:val="0"/>
        <w:widowControl w:val="0"/>
        <w:numPr>
          <w:ilvl w:val="0"/>
          <w:numId w:val="2"/>
        </w:numPr>
        <w:kinsoku/>
        <w:overflowPunct/>
        <w:topLinePunct w:val="0"/>
        <w:bidi w:val="0"/>
        <w:adjustRightInd w:val="0"/>
        <w:snapToGrid/>
        <w:spacing w:line="300" w:lineRule="auto"/>
        <w:ind w:left="1145" w:hanging="720" w:firstLineChars="0"/>
        <w:jc w:val="both"/>
        <w:textAlignment w:val="auto"/>
        <w:rPr>
          <w:ins w:id="80" w:author="rwy" w:date="2025-09-09T13:36:05Z"/>
          <w:rFonts w:hint="eastAsia" w:ascii="Times New Roman" w:hAnsi="Times New Roman" w:eastAsia="宋体" w:cs="Times New Roman"/>
          <w:kern w:val="2"/>
          <w:sz w:val="24"/>
          <w:lang w:val="en-US" w:eastAsia="zh-CN" w:bidi="ar-SA"/>
        </w:rPr>
      </w:pPr>
      <w:ins w:id="81" w:author="rwy" w:date="2025-09-09T13:36:05Z">
        <w:r>
          <w:rPr>
            <w:rFonts w:hint="eastAsia" w:ascii="Times New Roman" w:hAnsi="Times New Roman" w:eastAsia="宋体" w:cs="Times New Roman"/>
            <w:kern w:val="2"/>
            <w:sz w:val="24"/>
            <w:lang w:val="en-US" w:eastAsia="zh-CN" w:bidi="ar-SA"/>
          </w:rPr>
          <w:t xml:space="preserve">分层链式日志复制架构    </w:t>
        </w:r>
      </w:ins>
    </w:p>
    <w:p w14:paraId="5699DF84">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82" w:author="rwy" w:date="2025-09-09T13:36:05Z"/>
          <w:rFonts w:hint="eastAsia"/>
          <w:szCs w:val="20"/>
          <w:lang w:val="en-US" w:eastAsia="zh-CN"/>
        </w:rPr>
      </w:pPr>
      <w:ins w:id="83" w:author="rwy" w:date="2025-09-09T13:36:05Z">
        <w:r>
          <w:rPr>
            <w:rFonts w:hint="eastAsia" w:ascii="Times New Roman" w:eastAsia="宋体"/>
            <w:szCs w:val="20"/>
            <w:lang w:val="en-US" w:eastAsia="zh-CN"/>
          </w:rPr>
          <w:t>本课题拟提出基于Raft的分层链式日志复制机制，其中第 1 层采用链式复制，第 2 层采用星型复制，链式复制路径上的每一个节点（p</w:t>
        </w:r>
      </w:ins>
      <w:ins w:id="84" w:author="rwy" w:date="2025-09-09T13:36:05Z">
        <w:r>
          <w:rPr>
            <w:rFonts w:hint="eastAsia" w:ascii="Times New Roman" w:eastAsia="宋体"/>
            <w:szCs w:val="20"/>
            <w:vertAlign w:val="subscript"/>
            <w:lang w:val="en-US" w:eastAsia="zh-CN"/>
          </w:rPr>
          <w:t>1</w:t>
        </w:r>
      </w:ins>
      <w:ins w:id="85" w:author="rwy" w:date="2025-09-09T13:36:05Z">
        <w:r>
          <w:rPr>
            <w:rFonts w:hint="eastAsia" w:ascii="Times New Roman" w:eastAsia="宋体"/>
            <w:szCs w:val="20"/>
            <w:lang w:val="en-US" w:eastAsia="zh-CN"/>
          </w:rPr>
          <w:t>，p</w:t>
        </w:r>
      </w:ins>
      <w:ins w:id="86" w:author="rwy" w:date="2025-09-09T13:36:05Z">
        <w:r>
          <w:rPr>
            <w:rFonts w:hint="eastAsia" w:ascii="Times New Roman" w:eastAsia="宋体"/>
            <w:szCs w:val="20"/>
            <w:vertAlign w:val="subscript"/>
            <w:lang w:val="en-US" w:eastAsia="zh-CN"/>
          </w:rPr>
          <w:t>2</w:t>
        </w:r>
      </w:ins>
      <w:ins w:id="87" w:author="rwy" w:date="2025-09-09T13:36:05Z">
        <w:r>
          <w:rPr>
            <w:rFonts w:hint="eastAsia" w:ascii="Times New Roman" w:eastAsia="宋体"/>
            <w:szCs w:val="20"/>
            <w:lang w:val="en-US" w:eastAsia="zh-CN"/>
          </w:rPr>
          <w:t>，p</w:t>
        </w:r>
      </w:ins>
      <w:ins w:id="88" w:author="rwy" w:date="2025-09-09T13:36:05Z">
        <w:r>
          <w:rPr>
            <w:rFonts w:hint="eastAsia" w:ascii="Times New Roman" w:eastAsia="宋体"/>
            <w:szCs w:val="20"/>
            <w:vertAlign w:val="subscript"/>
            <w:lang w:val="en-US" w:eastAsia="zh-CN"/>
          </w:rPr>
          <w:t>3</w:t>
        </w:r>
      </w:ins>
      <w:ins w:id="89" w:author="rwy" w:date="2025-09-09T13:36:05Z">
        <w:r>
          <w:rPr>
            <w:rFonts w:hint="eastAsia" w:ascii="Times New Roman" w:eastAsia="宋体"/>
            <w:szCs w:val="20"/>
            <w:lang w:val="en-US" w:eastAsia="zh-CN"/>
          </w:rPr>
          <w:t>，...，p</w:t>
        </w:r>
      </w:ins>
      <w:ins w:id="90" w:author="rwy" w:date="2025-09-09T13:36:05Z">
        <w:r>
          <w:rPr>
            <w:rFonts w:hint="eastAsia" w:ascii="Times New Roman" w:eastAsia="宋体"/>
            <w:szCs w:val="20"/>
            <w:vertAlign w:val="subscript"/>
            <w:lang w:val="en-US" w:eastAsia="zh-CN"/>
          </w:rPr>
          <w:t>n</w:t>
        </w:r>
      </w:ins>
      <w:ins w:id="91" w:author="rwy" w:date="2025-09-09T13:36:05Z">
        <w:r>
          <w:rPr>
            <w:rFonts w:hint="eastAsia" w:ascii="Times New Roman" w:eastAsia="宋体"/>
            <w:szCs w:val="20"/>
            <w:lang w:val="en-US" w:eastAsia="zh-CN"/>
          </w:rPr>
          <w:t>）本身也都是一个独立Raft组的领导者。在减少领导者直接通信负载的同时，兼顾复制延迟和系统扩展性，形成“链式—星型”复制通道。具体而言，在主链层L</w:t>
        </w:r>
      </w:ins>
      <w:ins w:id="92" w:author="rwy" w:date="2025-09-09T13:36:05Z">
        <w:r>
          <w:rPr>
            <w:rFonts w:hint="eastAsia" w:ascii="Times New Roman" w:eastAsia="宋体"/>
            <w:szCs w:val="20"/>
            <w:vertAlign w:val="subscript"/>
            <w:lang w:val="en-US" w:eastAsia="zh-CN"/>
          </w:rPr>
          <w:t>chain</w:t>
        </w:r>
      </w:ins>
      <w:ins w:id="93" w:author="rwy" w:date="2025-09-09T13:36:05Z">
        <w:r>
          <w:rPr>
            <w:rFonts w:hint="eastAsia" w:ascii="Times New Roman" w:eastAsia="宋体"/>
            <w:szCs w:val="20"/>
            <w:lang w:val="en-US" w:eastAsia="zh-CN"/>
          </w:rPr>
          <w:t>中，链首领导者p</w:t>
        </w:r>
      </w:ins>
      <w:ins w:id="94" w:author="rwy" w:date="2025-09-09T13:36:05Z">
        <w:r>
          <w:rPr>
            <w:rFonts w:hint="eastAsia" w:ascii="Times New Roman" w:eastAsia="宋体"/>
            <w:szCs w:val="20"/>
            <w:vertAlign w:val="subscript"/>
            <w:lang w:val="en-US" w:eastAsia="zh-CN"/>
          </w:rPr>
          <w:t>1</w:t>
        </w:r>
      </w:ins>
      <w:ins w:id="95" w:author="rwy" w:date="2025-09-09T13:36:05Z">
        <w:r>
          <w:rPr>
            <w:rFonts w:hint="eastAsia" w:ascii="Times New Roman" w:eastAsia="宋体"/>
            <w:szCs w:val="20"/>
            <w:lang w:val="en-US" w:eastAsia="zh-CN"/>
          </w:rPr>
          <w:t>仅需将日志条目采用链式复制模式发送至下游的中继节点。L</w:t>
        </w:r>
      </w:ins>
      <w:ins w:id="96" w:author="rwy" w:date="2025-09-09T13:36:05Z">
        <w:r>
          <w:rPr>
            <w:rFonts w:hint="eastAsia" w:ascii="Times New Roman" w:eastAsia="宋体"/>
            <w:szCs w:val="20"/>
            <w:vertAlign w:val="subscript"/>
            <w:lang w:val="en-US" w:eastAsia="zh-CN"/>
          </w:rPr>
          <w:t>chain</w:t>
        </w:r>
      </w:ins>
      <w:ins w:id="97" w:author="rwy" w:date="2025-09-09T13:36:05Z">
        <w:r>
          <w:rPr>
            <w:rFonts w:hint="eastAsia" w:ascii="Times New Roman" w:eastAsia="宋体"/>
            <w:szCs w:val="20"/>
            <w:lang w:val="en-US" w:eastAsia="zh-CN"/>
          </w:rPr>
          <w:t>的通信过程可以表示为(1)：</w:t>
        </w:r>
      </w:ins>
    </w:p>
    <w:p w14:paraId="536155E3">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right"/>
        <w:textAlignment w:val="auto"/>
        <w:rPr>
          <w:ins w:id="98" w:author="rwy" w:date="2025-09-09T13:36:05Z"/>
          <w:rFonts w:hint="default"/>
          <w:szCs w:val="20"/>
          <w:lang w:val="en-US" w:eastAsia="zh-CN"/>
        </w:rPr>
      </w:pPr>
      <m:oMath>
        <m:sSub>
          <m:sSubPr>
            <m:ctrlPr>
              <w:ins w:id="99" w:author="rwy" w:date="2025-09-09T13:36:05Z">
                <w:rPr>
                  <w:rFonts w:hint="default" w:ascii="Cambria Math" w:hAnsi="Cambria Math" w:cs="Times New Roman"/>
                  <w:kern w:val="2"/>
                  <w:sz w:val="24"/>
                  <w:lang w:val="en-US" w:eastAsia="zh-CN" w:bidi="ar-SA"/>
                </w:rPr>
              </w:ins>
            </m:ctrlPr>
          </m:sSubPr>
          <m:e>
            <w:ins w:id="100" w:author="rwy" w:date="2025-09-09T13:36:05Z">
              <m:r>
                <m:rPr>
                  <m:sty m:val="p"/>
                </m:rPr>
                <w:rPr>
                  <w:rFonts w:hint="default" w:ascii="Cambria Math" w:hAnsi="Cambria Math" w:cs="Times New Roman"/>
                  <w:kern w:val="2"/>
                  <w:sz w:val="24"/>
                  <w:lang w:val="en-US" w:eastAsia="zh-CN" w:bidi="ar-SA"/>
                </w:rPr>
                <m:t>L</m:t>
              </m:r>
            </w:ins>
            <m:ctrlPr>
              <w:ins w:id="101" w:author="rwy" w:date="2025-09-09T13:36:05Z">
                <w:rPr>
                  <w:rFonts w:hint="default" w:ascii="Cambria Math" w:hAnsi="Cambria Math" w:cs="Times New Roman"/>
                  <w:kern w:val="2"/>
                  <w:sz w:val="24"/>
                  <w:lang w:val="en-US" w:eastAsia="zh-CN" w:bidi="ar-SA"/>
                </w:rPr>
              </w:ins>
            </m:ctrlPr>
          </m:e>
          <m:sub>
            <w:ins w:id="102" w:author="rwy" w:date="2025-09-09T13:36:05Z">
              <m:r>
                <m:rPr>
                  <m:sty m:val="p"/>
                </m:rPr>
                <w:rPr>
                  <w:rFonts w:hint="default" w:ascii="Cambria Math" w:hAnsi="Cambria Math" w:cs="Times New Roman"/>
                  <w:kern w:val="2"/>
                  <w:sz w:val="24"/>
                  <w:lang w:val="en-US" w:eastAsia="zh-CN" w:bidi="ar-SA"/>
                </w:rPr>
                <m:t>chain</m:t>
              </m:r>
            </w:ins>
            <m:ctrlPr>
              <w:ins w:id="103" w:author="rwy" w:date="2025-09-09T13:36:05Z">
                <w:rPr>
                  <w:rFonts w:hint="default" w:ascii="Cambria Math" w:hAnsi="Cambria Math" w:cs="Times New Roman"/>
                  <w:kern w:val="2"/>
                  <w:sz w:val="24"/>
                  <w:lang w:val="en-US" w:eastAsia="zh-CN" w:bidi="ar-SA"/>
                </w:rPr>
              </w:ins>
            </m:ctrlPr>
          </m:sub>
        </m:sSub>
        <w:ins w:id="104" w:author="rwy" w:date="2025-09-09T13:36:05Z">
          <m:r>
            <m:rPr>
              <m:sty m:val="p"/>
            </m:rPr>
            <w:rPr>
              <w:rFonts w:hint="default" w:ascii="Cambria Math" w:hAnsi="Cambria Math" w:cs="Times New Roman"/>
              <w:kern w:val="2"/>
              <w:sz w:val="24"/>
              <w:lang w:val="en-US" w:eastAsia="zh-CN" w:bidi="ar-SA"/>
            </w:rPr>
            <m:t>=</m:t>
          </m:r>
        </w:ins>
        <m:sSub>
          <m:sSubPr>
            <m:ctrlPr>
              <w:ins w:id="105" w:author="rwy" w:date="2025-09-09T13:36:05Z">
                <w:rPr>
                  <w:rFonts w:hint="default" w:ascii="Cambria Math" w:hAnsi="Cambria Math" w:cs="Times New Roman"/>
                  <w:kern w:val="2"/>
                  <w:sz w:val="24"/>
                  <w:lang w:val="en-US" w:eastAsia="zh-CN" w:bidi="ar-SA"/>
                </w:rPr>
              </w:ins>
            </m:ctrlPr>
          </m:sSubPr>
          <m:e>
            <w:ins w:id="106" w:author="rwy" w:date="2025-09-09T13:36:05Z">
              <m:r>
                <m:rPr>
                  <m:sty m:val="p"/>
                </m:rPr>
                <w:rPr>
                  <w:rFonts w:hint="default" w:ascii="Cambria Math" w:hAnsi="Cambria Math" w:cs="Times New Roman"/>
                  <w:kern w:val="2"/>
                  <w:sz w:val="24"/>
                  <w:lang w:val="en-US" w:eastAsia="zh-CN" w:bidi="ar-SA"/>
                </w:rPr>
                <m:t>p</m:t>
              </m:r>
            </w:ins>
            <m:ctrlPr>
              <w:ins w:id="107" w:author="rwy" w:date="2025-09-09T13:36:05Z">
                <w:rPr>
                  <w:rFonts w:hint="default" w:ascii="Cambria Math" w:hAnsi="Cambria Math" w:cs="Times New Roman"/>
                  <w:kern w:val="2"/>
                  <w:sz w:val="24"/>
                  <w:lang w:val="en-US" w:eastAsia="zh-CN" w:bidi="ar-SA"/>
                </w:rPr>
              </w:ins>
            </m:ctrlPr>
          </m:e>
          <m:sub>
            <w:ins w:id="108" w:author="rwy" w:date="2025-09-09T13:36:05Z">
              <m:r>
                <m:rPr>
                  <m:sty m:val="p"/>
                </m:rPr>
                <w:rPr>
                  <w:rFonts w:hint="default" w:ascii="Cambria Math" w:hAnsi="Cambria Math" w:cs="Times New Roman"/>
                  <w:kern w:val="2"/>
                  <w:sz w:val="24"/>
                  <w:lang w:val="en-US" w:eastAsia="zh-CN" w:bidi="ar-SA"/>
                </w:rPr>
                <m:t>1</m:t>
              </m:r>
            </w:ins>
            <m:ctrlPr>
              <w:ins w:id="109" w:author="rwy" w:date="2025-09-09T13:36:05Z">
                <w:rPr>
                  <w:rFonts w:hint="default" w:ascii="Cambria Math" w:hAnsi="Cambria Math" w:cs="Times New Roman"/>
                  <w:kern w:val="2"/>
                  <w:sz w:val="24"/>
                  <w:lang w:val="en-US" w:eastAsia="zh-CN" w:bidi="ar-SA"/>
                </w:rPr>
              </w:ins>
            </m:ctrlPr>
          </m:sub>
        </m:sSub>
        <w:ins w:id="110" w:author="rwy" w:date="2025-09-09T13:36:05Z">
          <m:r>
            <m:rPr>
              <m:sty m:val="p"/>
            </m:rPr>
            <w:rPr>
              <w:rFonts w:hint="default" w:ascii="Cambria Math" w:hAnsi="Cambria Math" w:cs="Cambria Math"/>
              <w:kern w:val="2"/>
              <w:sz w:val="24"/>
              <w:lang w:val="en-US" w:eastAsia="zh-CN" w:bidi="ar-SA"/>
            </w:rPr>
            <m:t>→</m:t>
          </m:r>
        </w:ins>
        <m:sSub>
          <m:sSubPr>
            <m:ctrlPr>
              <w:ins w:id="111" w:author="rwy" w:date="2025-09-09T13:36:05Z">
                <w:rPr>
                  <w:rFonts w:hint="default" w:ascii="Cambria Math" w:hAnsi="Cambria Math" w:cs="Cambria Math"/>
                  <w:kern w:val="2"/>
                  <w:sz w:val="24"/>
                  <w:lang w:val="en-US" w:eastAsia="zh-CN" w:bidi="ar-SA"/>
                </w:rPr>
              </w:ins>
            </m:ctrlPr>
          </m:sSubPr>
          <m:e>
            <w:ins w:id="112" w:author="rwy" w:date="2025-09-09T13:36:05Z">
              <m:r>
                <m:rPr>
                  <m:sty m:val="p"/>
                </m:rPr>
                <w:rPr>
                  <w:rFonts w:hint="default" w:ascii="Cambria Math" w:hAnsi="Cambria Math" w:cs="Cambria Math"/>
                  <w:kern w:val="2"/>
                  <w:sz w:val="24"/>
                  <w:lang w:val="en-US" w:eastAsia="zh-CN" w:bidi="ar-SA"/>
                </w:rPr>
                <m:t>p</m:t>
              </m:r>
            </w:ins>
            <m:ctrlPr>
              <w:ins w:id="113" w:author="rwy" w:date="2025-09-09T13:36:05Z">
                <w:rPr>
                  <w:rFonts w:hint="default" w:ascii="Cambria Math" w:hAnsi="Cambria Math" w:cs="Cambria Math"/>
                  <w:kern w:val="2"/>
                  <w:sz w:val="24"/>
                  <w:lang w:val="en-US" w:eastAsia="zh-CN" w:bidi="ar-SA"/>
                </w:rPr>
              </w:ins>
            </m:ctrlPr>
          </m:e>
          <m:sub>
            <w:ins w:id="114" w:author="rwy" w:date="2025-09-09T13:36:05Z">
              <m:r>
                <m:rPr>
                  <m:sty m:val="p"/>
                </m:rPr>
                <w:rPr>
                  <w:rFonts w:hint="default" w:ascii="Cambria Math" w:hAnsi="Cambria Math" w:cs="Cambria Math"/>
                  <w:kern w:val="2"/>
                  <w:sz w:val="24"/>
                  <w:lang w:val="en-US" w:eastAsia="zh-CN" w:bidi="ar-SA"/>
                </w:rPr>
                <m:t>2</m:t>
              </m:r>
            </w:ins>
            <m:ctrlPr>
              <w:ins w:id="115" w:author="rwy" w:date="2025-09-09T13:36:05Z">
                <w:rPr>
                  <w:rFonts w:hint="default" w:ascii="Cambria Math" w:hAnsi="Cambria Math" w:cs="Cambria Math"/>
                  <w:kern w:val="2"/>
                  <w:sz w:val="24"/>
                  <w:lang w:val="en-US" w:eastAsia="zh-CN" w:bidi="ar-SA"/>
                </w:rPr>
              </w:ins>
            </m:ctrlPr>
          </m:sub>
        </m:sSub>
        <w:ins w:id="116" w:author="rwy" w:date="2025-09-09T13:36:05Z">
          <m:r>
            <m:rPr>
              <m:sty m:val="p"/>
            </m:rPr>
            <w:rPr>
              <w:rFonts w:hint="default" w:ascii="Cambria Math" w:hAnsi="Cambria Math" w:cs="Cambria Math"/>
              <w:kern w:val="2"/>
              <w:sz w:val="24"/>
              <w:lang w:val="en-US" w:eastAsia="zh-CN" w:bidi="ar-SA"/>
            </w:rPr>
            <m:t>→...</m:t>
          </m:r>
        </w:ins>
        <m:sSub>
          <m:sSubPr>
            <m:ctrlPr>
              <w:ins w:id="117" w:author="rwy" w:date="2025-09-09T13:36:05Z">
                <w:rPr>
                  <w:rFonts w:hint="default" w:ascii="Cambria Math" w:hAnsi="Cambria Math" w:cs="Cambria Math"/>
                  <w:kern w:val="2"/>
                  <w:sz w:val="24"/>
                  <w:lang w:val="en-US" w:eastAsia="zh-CN" w:bidi="ar-SA"/>
                </w:rPr>
              </w:ins>
            </m:ctrlPr>
          </m:sSubPr>
          <m:e>
            <w:ins w:id="118" w:author="rwy" w:date="2025-09-09T13:36:05Z">
              <m:r>
                <m:rPr>
                  <m:sty m:val="p"/>
                </m:rPr>
                <w:rPr>
                  <w:rFonts w:hint="default" w:ascii="Cambria Math" w:hAnsi="Cambria Math" w:cs="Cambria Math"/>
                  <w:kern w:val="2"/>
                  <w:sz w:val="24"/>
                  <w:lang w:val="en-US" w:eastAsia="zh-CN" w:bidi="ar-SA"/>
                </w:rPr>
                <m:t>p</m:t>
              </m:r>
            </w:ins>
            <m:ctrlPr>
              <w:ins w:id="119" w:author="rwy" w:date="2025-09-09T13:36:05Z">
                <w:rPr>
                  <w:rFonts w:hint="default" w:ascii="Cambria Math" w:hAnsi="Cambria Math" w:cs="Cambria Math"/>
                  <w:kern w:val="2"/>
                  <w:sz w:val="24"/>
                  <w:lang w:val="en-US" w:eastAsia="zh-CN" w:bidi="ar-SA"/>
                </w:rPr>
              </w:ins>
            </m:ctrlPr>
          </m:e>
          <m:sub>
            <w:ins w:id="120" w:author="rwy" w:date="2025-09-09T13:36:05Z">
              <m:r>
                <m:rPr>
                  <m:sty m:val="p"/>
                </m:rPr>
                <w:rPr>
                  <w:rFonts w:hint="default" w:ascii="Cambria Math" w:hAnsi="Cambria Math" w:cs="Cambria Math"/>
                  <w:kern w:val="2"/>
                  <w:sz w:val="24"/>
                  <w:lang w:val="en-US" w:eastAsia="zh-CN" w:bidi="ar-SA"/>
                </w:rPr>
                <m:t>k</m:t>
              </m:r>
            </w:ins>
            <m:ctrlPr>
              <w:ins w:id="121" w:author="rwy" w:date="2025-09-09T13:36:05Z">
                <w:rPr>
                  <w:rFonts w:hint="default" w:ascii="Cambria Math" w:hAnsi="Cambria Math" w:cs="Cambria Math"/>
                  <w:kern w:val="2"/>
                  <w:sz w:val="24"/>
                  <w:lang w:val="en-US" w:eastAsia="zh-CN" w:bidi="ar-SA"/>
                </w:rPr>
              </w:ins>
            </m:ctrlPr>
          </m:sub>
        </m:sSub>
        <w:ins w:id="122" w:author="rwy" w:date="2025-09-09T13:36:05Z">
          <m:r>
            <m:rPr>
              <m:sty m:val="p"/>
            </m:rPr>
            <w:rPr>
              <w:rFonts w:hint="default" w:ascii="Cambria Math" w:hAnsi="Cambria Math" w:cs="Cambria Math"/>
              <w:kern w:val="2"/>
              <w:sz w:val="24"/>
              <w:lang w:val="en-US" w:eastAsia="zh-CN" w:bidi="ar-SA"/>
            </w:rPr>
            <m:t>→...→</m:t>
          </m:r>
        </w:ins>
        <m:sSub>
          <m:sSubPr>
            <m:ctrlPr>
              <w:ins w:id="123" w:author="rwy" w:date="2025-09-09T13:36:05Z">
                <w:rPr>
                  <w:rFonts w:hint="default" w:ascii="Cambria Math" w:hAnsi="Cambria Math" w:cs="Cambria Math"/>
                  <w:kern w:val="2"/>
                  <w:sz w:val="24"/>
                  <w:lang w:val="en-US" w:eastAsia="zh-CN" w:bidi="ar-SA"/>
                </w:rPr>
              </w:ins>
            </m:ctrlPr>
          </m:sSubPr>
          <m:e>
            <w:ins w:id="124" w:author="rwy" w:date="2025-09-09T13:36:05Z">
              <m:r>
                <m:rPr>
                  <m:sty m:val="p"/>
                </m:rPr>
                <w:rPr>
                  <w:rFonts w:hint="default" w:ascii="Cambria Math" w:hAnsi="Cambria Math" w:cs="Cambria Math"/>
                  <w:kern w:val="2"/>
                  <w:sz w:val="24"/>
                  <w:lang w:val="en-US" w:eastAsia="zh-CN" w:bidi="ar-SA"/>
                </w:rPr>
                <m:t>p</m:t>
              </m:r>
            </w:ins>
            <m:ctrlPr>
              <w:ins w:id="125" w:author="rwy" w:date="2025-09-09T13:36:05Z">
                <w:rPr>
                  <w:rFonts w:hint="default" w:ascii="Cambria Math" w:hAnsi="Cambria Math" w:cs="Cambria Math"/>
                  <w:kern w:val="2"/>
                  <w:sz w:val="24"/>
                  <w:lang w:val="en-US" w:eastAsia="zh-CN" w:bidi="ar-SA"/>
                </w:rPr>
              </w:ins>
            </m:ctrlPr>
          </m:e>
          <m:sub>
            <w:ins w:id="126" w:author="rwy" w:date="2025-09-09T13:36:05Z">
              <m:r>
                <m:rPr>
                  <m:sty m:val="p"/>
                </m:rPr>
                <w:rPr>
                  <w:rFonts w:hint="default" w:ascii="Cambria Math" w:hAnsi="Cambria Math" w:cs="Cambria Math"/>
                  <w:kern w:val="2"/>
                  <w:sz w:val="24"/>
                  <w:lang w:val="en-US" w:eastAsia="zh-CN" w:bidi="ar-SA"/>
                </w:rPr>
                <m:t>n</m:t>
              </m:r>
            </w:ins>
            <m:ctrlPr>
              <w:ins w:id="127" w:author="rwy" w:date="2025-09-09T13:36:05Z">
                <w:rPr>
                  <w:rFonts w:hint="default" w:ascii="Cambria Math" w:hAnsi="Cambria Math" w:cs="Cambria Math"/>
                  <w:kern w:val="2"/>
                  <w:sz w:val="24"/>
                  <w:lang w:val="en-US" w:eastAsia="zh-CN" w:bidi="ar-SA"/>
                </w:rPr>
              </w:ins>
            </m:ctrlPr>
          </m:sub>
        </m:sSub>
      </m:oMath>
      <w:ins w:id="128" w:author="rwy" w:date="2025-09-09T13:36:05Z">
        <w:r>
          <w:rPr>
            <w:rFonts w:hint="eastAsia" w:hAnsi="Cambria Math" w:cs="Cambria Math"/>
            <w:i w:val="0"/>
            <w:kern w:val="2"/>
            <w:sz w:val="24"/>
            <w:szCs w:val="20"/>
            <w:lang w:val="en-US" w:eastAsia="zh-CN" w:bidi="ar-SA"/>
          </w:rPr>
          <w:t xml:space="preserve">                        (1)</w:t>
        </w:r>
      </w:ins>
    </w:p>
    <w:p w14:paraId="65B0FE60">
      <w:pPr>
        <w:keepNext w:val="0"/>
        <w:keepLines w:val="0"/>
        <w:pageBreakBefore w:val="0"/>
        <w:widowControl w:val="0"/>
        <w:kinsoku/>
        <w:wordWrap w:val="0"/>
        <w:overflowPunct/>
        <w:topLinePunct w:val="0"/>
        <w:autoSpaceDE/>
        <w:autoSpaceDN/>
        <w:bidi w:val="0"/>
        <w:adjustRightInd w:val="0"/>
        <w:snapToGrid/>
        <w:spacing w:line="300" w:lineRule="auto"/>
        <w:ind w:left="0" w:right="0" w:firstLine="432" w:firstLineChars="200"/>
        <w:jc w:val="both"/>
        <w:textAlignment w:val="auto"/>
        <w:rPr>
          <w:ins w:id="129" w:author="rwy" w:date="2025-09-09T13:36:05Z"/>
          <w:spacing w:val="-2"/>
          <w:sz w:val="24"/>
          <w:szCs w:val="20"/>
        </w:rPr>
      </w:pPr>
      <w:ins w:id="130" w:author="rwy" w:date="2025-09-09T13:36:05Z">
        <w:r>
          <w:rPr>
            <w:spacing w:val="-12"/>
            <w:sz w:val="24"/>
            <w:szCs w:val="20"/>
          </w:rPr>
          <w:t xml:space="preserve">在第 </w:t>
        </w:r>
      </w:ins>
      <w:ins w:id="131" w:author="rwy" w:date="2025-09-09T13:36:05Z">
        <w:r>
          <w:rPr>
            <w:rFonts w:ascii="Times New Roman" w:eastAsia="Times New Roman"/>
            <w:spacing w:val="-4"/>
            <w:sz w:val="24"/>
            <w:szCs w:val="20"/>
          </w:rPr>
          <w:t>2</w:t>
        </w:r>
      </w:ins>
      <w:ins w:id="132" w:author="rwy" w:date="2025-09-09T13:36:05Z">
        <w:r>
          <w:rPr>
            <w:rFonts w:ascii="Times New Roman" w:eastAsia="Times New Roman"/>
            <w:spacing w:val="-11"/>
            <w:sz w:val="24"/>
            <w:szCs w:val="20"/>
          </w:rPr>
          <w:t xml:space="preserve"> </w:t>
        </w:r>
      </w:ins>
      <w:ins w:id="133" w:author="rwy" w:date="2025-09-09T13:36:05Z">
        <w:r>
          <w:rPr>
            <w:spacing w:val="-15"/>
            <w:sz w:val="24"/>
            <w:szCs w:val="20"/>
          </w:rPr>
          <w:t>层</w:t>
        </w:r>
      </w:ins>
      <w:ins w:id="134" w:author="rwy" w:date="2025-09-09T13:36:05Z">
        <w:r>
          <w:rPr>
            <w:rFonts w:hint="eastAsia" w:ascii="Times New Roman" w:eastAsia="宋体"/>
            <w:spacing w:val="-15"/>
            <w:sz w:val="24"/>
            <w:szCs w:val="20"/>
            <w:lang w:val="en-US" w:eastAsia="zh-CN"/>
          </w:rPr>
          <w:t>L</w:t>
        </w:r>
      </w:ins>
      <w:ins w:id="135" w:author="rwy" w:date="2025-09-09T13:36:05Z">
        <w:r>
          <w:rPr>
            <w:rFonts w:hint="eastAsia" w:ascii="Times New Roman" w:eastAsia="宋体"/>
            <w:spacing w:val="-15"/>
            <w:sz w:val="24"/>
            <w:szCs w:val="20"/>
            <w:vertAlign w:val="subscript"/>
            <w:lang w:val="en-US" w:eastAsia="zh-CN"/>
          </w:rPr>
          <w:t>star</w:t>
        </w:r>
      </w:ins>
      <w:ins w:id="136" w:author="rwy" w:date="2025-09-09T13:36:05Z">
        <w:r>
          <w:rPr>
            <w:spacing w:val="-4"/>
            <w:sz w:val="24"/>
            <w:szCs w:val="20"/>
          </w:rPr>
          <w:t>（分发层）</w:t>
        </w:r>
      </w:ins>
      <w:ins w:id="137" w:author="rwy" w:date="2025-09-09T13:36:05Z">
        <w:r>
          <w:rPr>
            <w:spacing w:val="-7"/>
            <w:sz w:val="24"/>
            <w:szCs w:val="20"/>
          </w:rPr>
          <w:t xml:space="preserve">中，在中继节点 </w:t>
        </w:r>
      </w:ins>
      <w:ins w:id="138" w:author="rwy" w:date="2025-09-09T13:36:05Z">
        <w:r>
          <w:rPr>
            <w:rFonts w:ascii="Times New Roman" w:eastAsia="Times New Roman"/>
            <w:i/>
            <w:spacing w:val="-4"/>
            <w:sz w:val="24"/>
            <w:szCs w:val="20"/>
          </w:rPr>
          <w:t>p</w:t>
        </w:r>
      </w:ins>
      <w:ins w:id="139" w:author="rwy" w:date="2025-09-09T13:36:05Z">
        <w:r>
          <w:rPr>
            <w:rFonts w:hint="eastAsia" w:ascii="Times New Roman" w:eastAsia="宋体"/>
            <w:i/>
            <w:spacing w:val="-4"/>
            <w:position w:val="-5"/>
            <w:sz w:val="14"/>
            <w:szCs w:val="20"/>
            <w:lang w:val="en-US" w:eastAsia="zh-CN"/>
          </w:rPr>
          <w:t>k</w:t>
        </w:r>
      </w:ins>
      <w:ins w:id="140" w:author="rwy" w:date="2025-09-09T13:36:05Z">
        <w:r>
          <w:rPr>
            <w:rFonts w:ascii="Times New Roman" w:eastAsia="Times New Roman"/>
            <w:i/>
            <w:spacing w:val="-5"/>
            <w:position w:val="-5"/>
            <w:sz w:val="14"/>
            <w:szCs w:val="20"/>
          </w:rPr>
          <w:t xml:space="preserve"> </w:t>
        </w:r>
      </w:ins>
      <w:ins w:id="141" w:author="rwy" w:date="2025-09-09T13:36:05Z">
        <w:r>
          <w:rPr>
            <w:spacing w:val="-4"/>
            <w:sz w:val="24"/>
            <w:szCs w:val="20"/>
          </w:rPr>
          <w:t>接收到日志后，向其直接管理的</w:t>
        </w:r>
      </w:ins>
      <w:ins w:id="142" w:author="rwy" w:date="2025-09-09T13:36:05Z">
        <w:r>
          <w:rPr>
            <w:spacing w:val="6"/>
            <w:sz w:val="24"/>
            <w:szCs w:val="20"/>
          </w:rPr>
          <w:t>跟随者节点</w:t>
        </w:r>
      </w:ins>
      <w:ins w:id="143" w:author="rwy" w:date="2025-09-09T13:36:05Z">
        <w:r>
          <w:rPr>
            <w:rFonts w:hint="eastAsia" w:ascii="Times New Roman" w:eastAsia="宋体"/>
            <w:spacing w:val="6"/>
            <w:sz w:val="24"/>
            <w:szCs w:val="20"/>
            <w:lang w:val="en-US" w:eastAsia="zh-CN"/>
          </w:rPr>
          <w:t>c</w:t>
        </w:r>
      </w:ins>
      <w:ins w:id="144" w:author="rwy" w:date="2025-09-09T13:36:05Z">
        <w:r>
          <w:rPr>
            <w:rFonts w:hint="eastAsia" w:ascii="Times New Roman" w:eastAsia="宋体"/>
            <w:spacing w:val="6"/>
            <w:sz w:val="24"/>
            <w:szCs w:val="20"/>
            <w:vertAlign w:val="subscript"/>
            <w:lang w:val="en-US" w:eastAsia="zh-CN"/>
          </w:rPr>
          <w:t>k1</w:t>
        </w:r>
      </w:ins>
      <w:ins w:id="145" w:author="rwy" w:date="2025-09-09T13:36:05Z">
        <w:r>
          <w:rPr>
            <w:rFonts w:hint="eastAsia" w:ascii="Times New Roman" w:eastAsia="宋体"/>
            <w:spacing w:val="6"/>
            <w:sz w:val="24"/>
            <w:szCs w:val="20"/>
            <w:lang w:val="en-US" w:eastAsia="zh-CN"/>
          </w:rPr>
          <w:t>，c</w:t>
        </w:r>
      </w:ins>
      <w:ins w:id="146" w:author="rwy" w:date="2025-09-09T13:36:05Z">
        <w:r>
          <w:rPr>
            <w:rFonts w:hint="eastAsia" w:ascii="Times New Roman" w:eastAsia="宋体"/>
            <w:spacing w:val="6"/>
            <w:sz w:val="24"/>
            <w:szCs w:val="20"/>
            <w:vertAlign w:val="subscript"/>
            <w:lang w:val="en-US" w:eastAsia="zh-CN"/>
          </w:rPr>
          <w:t>k2</w:t>
        </w:r>
      </w:ins>
      <w:ins w:id="147" w:author="rwy" w:date="2025-09-09T13:36:05Z">
        <w:r>
          <w:rPr>
            <w:rFonts w:hint="eastAsia" w:ascii="Times New Roman" w:eastAsia="宋体"/>
            <w:spacing w:val="6"/>
            <w:sz w:val="24"/>
            <w:szCs w:val="20"/>
            <w:lang w:val="en-US" w:eastAsia="zh-CN"/>
          </w:rPr>
          <w:t>，...，c</w:t>
        </w:r>
      </w:ins>
      <w:ins w:id="148" w:author="rwy" w:date="2025-09-09T13:36:05Z">
        <w:r>
          <w:rPr>
            <w:rFonts w:hint="eastAsia" w:ascii="Times New Roman" w:eastAsia="宋体"/>
            <w:spacing w:val="6"/>
            <w:sz w:val="24"/>
            <w:szCs w:val="20"/>
            <w:vertAlign w:val="subscript"/>
            <w:lang w:val="en-US" w:eastAsia="zh-CN"/>
          </w:rPr>
          <w:t>km</w:t>
        </w:r>
      </w:ins>
      <w:ins w:id="149" w:author="rwy" w:date="2025-09-09T13:36:05Z">
        <w:r>
          <w:rPr>
            <w:spacing w:val="-2"/>
            <w:sz w:val="24"/>
            <w:szCs w:val="20"/>
          </w:rPr>
          <w:t>进行星型复制，从而实现日志的快速分发</w:t>
        </w:r>
      </w:ins>
      <w:ins w:id="150" w:author="rwy" w:date="2025-09-09T13:36:05Z">
        <w:r>
          <w:rPr>
            <w:rFonts w:hint="eastAsia" w:eastAsia="宋体"/>
            <w:spacing w:val="-2"/>
            <w:sz w:val="24"/>
            <w:szCs w:val="20"/>
            <w:lang w:eastAsia="zh-CN"/>
          </w:rPr>
          <w:t>。</w:t>
        </w:r>
      </w:ins>
      <w:ins w:id="151" w:author="rwy" w:date="2025-09-09T13:36:05Z">
        <w:r>
          <w:rPr>
            <w:rFonts w:hint="eastAsia" w:ascii="Times New Roman" w:eastAsia="宋体"/>
            <w:spacing w:val="-2"/>
            <w:sz w:val="24"/>
            <w:szCs w:val="20"/>
            <w:lang w:val="en-US" w:eastAsia="zh-CN"/>
          </w:rPr>
          <w:t>L</w:t>
        </w:r>
      </w:ins>
      <w:ins w:id="152" w:author="rwy" w:date="2025-09-09T13:36:05Z">
        <w:r>
          <w:rPr>
            <w:rFonts w:hint="eastAsia" w:ascii="Times New Roman" w:eastAsia="宋体"/>
            <w:spacing w:val="-2"/>
            <w:sz w:val="24"/>
            <w:szCs w:val="20"/>
            <w:vertAlign w:val="subscript"/>
            <w:lang w:val="en-US" w:eastAsia="zh-CN"/>
          </w:rPr>
          <w:t>star</w:t>
        </w:r>
      </w:ins>
      <w:ins w:id="153" w:author="rwy" w:date="2025-09-09T13:36:05Z">
        <w:r>
          <w:rPr>
            <w:sz w:val="24"/>
            <w:szCs w:val="20"/>
          </w:rPr>
          <w:t>的通信</w:t>
        </w:r>
      </w:ins>
      <w:ins w:id="154" w:author="rwy" w:date="2025-09-09T13:36:05Z">
        <w:r>
          <w:rPr>
            <w:spacing w:val="-2"/>
            <w:sz w:val="24"/>
            <w:szCs w:val="20"/>
          </w:rPr>
          <w:t>过程可以表示为</w:t>
        </w:r>
      </w:ins>
      <w:ins w:id="155" w:author="rwy" w:date="2025-09-09T13:36:05Z">
        <w:r>
          <w:rPr>
            <w:rFonts w:ascii="Times New Roman" w:eastAsia="Times New Roman"/>
            <w:spacing w:val="-2"/>
            <w:sz w:val="24"/>
            <w:szCs w:val="20"/>
          </w:rPr>
          <w:t>(2)</w:t>
        </w:r>
      </w:ins>
      <w:ins w:id="156" w:author="rwy" w:date="2025-09-09T13:36:05Z">
        <w:r>
          <w:rPr>
            <w:spacing w:val="-2"/>
            <w:sz w:val="24"/>
            <w:szCs w:val="20"/>
          </w:rPr>
          <w:t>：</w:t>
        </w:r>
      </w:ins>
    </w:p>
    <w:p w14:paraId="5277B6BB">
      <w:pPr>
        <w:keepNext w:val="0"/>
        <w:keepLines w:val="0"/>
        <w:pageBreakBefore w:val="0"/>
        <w:widowControl w:val="0"/>
        <w:kinsoku/>
        <w:wordWrap w:val="0"/>
        <w:overflowPunct/>
        <w:topLinePunct w:val="0"/>
        <w:autoSpaceDE/>
        <w:autoSpaceDN/>
        <w:bidi w:val="0"/>
        <w:adjustRightInd w:val="0"/>
        <w:snapToGrid/>
        <w:spacing w:line="300" w:lineRule="auto"/>
        <w:ind w:left="0" w:right="0" w:firstLine="472" w:firstLineChars="200"/>
        <w:jc w:val="right"/>
        <w:textAlignment w:val="auto"/>
        <w:rPr>
          <w:ins w:id="157" w:author="rwy" w:date="2025-09-09T13:36:05Z"/>
          <w:spacing w:val="-2"/>
          <w:sz w:val="24"/>
          <w:szCs w:val="20"/>
        </w:rPr>
      </w:pPr>
      <m:oMath>
        <m:sSub>
          <m:sSubPr>
            <m:ctrlPr>
              <w:ins w:id="158" w:author="rwy" w:date="2025-09-09T13:36:05Z">
                <w:rPr>
                  <w:rFonts w:hint="default" w:ascii="Cambria Math" w:hAnsi="Cambria Math"/>
                  <w:spacing w:val="-2"/>
                  <w:sz w:val="24"/>
                  <w:lang w:val="en-US" w:eastAsia="zh-CN"/>
                </w:rPr>
              </w:ins>
            </m:ctrlPr>
          </m:sSubPr>
          <m:e>
            <w:ins w:id="159" w:author="rwy" w:date="2025-09-09T13:36:05Z">
              <m:r>
                <m:rPr>
                  <m:sty m:val="p"/>
                </m:rPr>
                <w:rPr>
                  <w:rFonts w:hint="default" w:ascii="Cambria Math" w:hAnsi="Cambria Math"/>
                  <w:spacing w:val="-2"/>
                  <w:sz w:val="24"/>
                  <w:lang w:val="en-US" w:eastAsia="zh-CN"/>
                </w:rPr>
                <m:t>L</m:t>
              </m:r>
            </w:ins>
            <m:ctrlPr>
              <w:ins w:id="160" w:author="rwy" w:date="2025-09-09T13:36:05Z">
                <w:rPr>
                  <w:rFonts w:hint="default" w:ascii="Cambria Math" w:hAnsi="Cambria Math"/>
                  <w:spacing w:val="-2"/>
                  <w:sz w:val="24"/>
                  <w:lang w:val="en-US" w:eastAsia="zh-CN"/>
                </w:rPr>
              </w:ins>
            </m:ctrlPr>
          </m:e>
          <m:sub>
            <w:ins w:id="161" w:author="rwy" w:date="2025-09-09T13:36:05Z">
              <m:r>
                <m:rPr>
                  <m:sty m:val="p"/>
                </m:rPr>
                <w:rPr>
                  <w:rFonts w:hint="default" w:ascii="Cambria Math" w:hAnsi="Cambria Math"/>
                  <w:spacing w:val="-2"/>
                  <w:sz w:val="24"/>
                  <w:lang w:val="en-US" w:eastAsia="zh-CN"/>
                </w:rPr>
                <m:t>star</m:t>
              </m:r>
            </w:ins>
            <m:ctrlPr>
              <w:ins w:id="162" w:author="rwy" w:date="2025-09-09T13:36:05Z">
                <w:rPr>
                  <w:rFonts w:hint="default" w:ascii="Cambria Math" w:hAnsi="Cambria Math"/>
                  <w:spacing w:val="-2"/>
                  <w:sz w:val="24"/>
                  <w:lang w:val="en-US" w:eastAsia="zh-CN"/>
                </w:rPr>
              </w:ins>
            </m:ctrlPr>
          </m:sub>
        </m:sSub>
        <w:ins w:id="163" w:author="rwy" w:date="2025-09-09T13:36:05Z">
          <m:r>
            <m:rPr>
              <m:sty m:val="p"/>
            </m:rPr>
            <w:rPr>
              <w:rFonts w:hint="default" w:ascii="Cambria Math" w:hAnsi="Cambria Math"/>
              <w:spacing w:val="-2"/>
              <w:sz w:val="24"/>
              <w:lang w:val="en-US" w:eastAsia="zh-CN"/>
            </w:rPr>
            <m:t>=</m:t>
          </m:r>
        </w:ins>
        <m:sSub>
          <m:sSubPr>
            <m:ctrlPr>
              <w:ins w:id="164" w:author="rwy" w:date="2025-09-09T13:36:05Z">
                <w:rPr>
                  <w:rFonts w:hint="default" w:ascii="Cambria Math" w:hAnsi="Cambria Math"/>
                  <w:spacing w:val="-2"/>
                  <w:sz w:val="24"/>
                  <w:lang w:val="en-US" w:eastAsia="zh-CN"/>
                </w:rPr>
              </w:ins>
            </m:ctrlPr>
          </m:sSubPr>
          <m:e>
            <w:ins w:id="165" w:author="rwy" w:date="2025-09-09T13:36:05Z">
              <m:r>
                <m:rPr>
                  <m:sty m:val="p"/>
                </m:rPr>
                <w:rPr>
                  <w:rFonts w:hint="default" w:ascii="Cambria Math" w:hAnsi="Cambria Math"/>
                  <w:spacing w:val="-2"/>
                  <w:sz w:val="24"/>
                  <w:lang w:val="en-US" w:eastAsia="zh-CN"/>
                </w:rPr>
                <m:t>p</m:t>
              </m:r>
            </w:ins>
            <m:ctrlPr>
              <w:ins w:id="166" w:author="rwy" w:date="2025-09-09T13:36:05Z">
                <w:rPr>
                  <w:rFonts w:hint="default" w:ascii="Cambria Math" w:hAnsi="Cambria Math"/>
                  <w:spacing w:val="-2"/>
                  <w:sz w:val="24"/>
                  <w:lang w:val="en-US" w:eastAsia="zh-CN"/>
                </w:rPr>
              </w:ins>
            </m:ctrlPr>
          </m:e>
          <m:sub>
            <w:ins w:id="167" w:author="rwy" w:date="2025-09-09T13:36:05Z">
              <m:r>
                <m:rPr>
                  <m:sty m:val="p"/>
                </m:rPr>
                <w:rPr>
                  <w:rFonts w:hint="default" w:ascii="Cambria Math" w:hAnsi="Cambria Math"/>
                  <w:spacing w:val="-2"/>
                  <w:sz w:val="24"/>
                  <w:lang w:val="en-US" w:eastAsia="zh-CN"/>
                </w:rPr>
                <m:t>k</m:t>
              </m:r>
            </w:ins>
            <m:ctrlPr>
              <w:ins w:id="168" w:author="rwy" w:date="2025-09-09T13:36:05Z">
                <w:rPr>
                  <w:rFonts w:hint="default" w:ascii="Cambria Math" w:hAnsi="Cambria Math"/>
                  <w:spacing w:val="-2"/>
                  <w:sz w:val="24"/>
                  <w:lang w:val="en-US" w:eastAsia="zh-CN"/>
                </w:rPr>
              </w:ins>
            </m:ctrlPr>
          </m:sub>
        </m:sSub>
        <w:ins w:id="169" w:author="rwy" w:date="2025-09-09T13:36:05Z">
          <m:r>
            <m:rPr>
              <m:sty m:val="p"/>
            </m:rPr>
            <w:rPr>
              <w:rFonts w:hint="default" w:ascii="Cambria Math" w:hAnsi="Cambria Math"/>
              <w:spacing w:val="-2"/>
              <w:sz w:val="24"/>
              <w:lang w:val="en-US" w:eastAsia="zh-CN"/>
            </w:rPr>
            <m:t>→</m:t>
          </m:r>
        </w:ins>
        <m:sSub>
          <m:sSubPr>
            <m:ctrlPr>
              <w:ins w:id="170" w:author="rwy" w:date="2025-09-09T13:36:05Z">
                <w:rPr>
                  <w:rFonts w:hint="default" w:ascii="Cambria Math" w:hAnsi="Cambria Math"/>
                  <w:spacing w:val="-2"/>
                  <w:sz w:val="24"/>
                  <w:lang w:val="en-US" w:eastAsia="zh-CN"/>
                </w:rPr>
              </w:ins>
            </m:ctrlPr>
          </m:sSubPr>
          <m:e>
            <w:ins w:id="171" w:author="rwy" w:date="2025-09-09T13:36:05Z">
              <m:r>
                <m:rPr>
                  <m:sty m:val="p"/>
                </m:rPr>
                <w:rPr>
                  <w:rFonts w:hint="default" w:ascii="Cambria Math" w:hAnsi="Cambria Math"/>
                  <w:spacing w:val="-2"/>
                  <w:sz w:val="24"/>
                  <w:lang w:val="en-US" w:eastAsia="zh-CN"/>
                </w:rPr>
                <m:t>c</m:t>
              </m:r>
            </w:ins>
            <m:ctrlPr>
              <w:ins w:id="172" w:author="rwy" w:date="2025-09-09T13:36:05Z">
                <w:rPr>
                  <w:rFonts w:hint="default" w:ascii="Cambria Math" w:hAnsi="Cambria Math"/>
                  <w:spacing w:val="-2"/>
                  <w:sz w:val="24"/>
                  <w:lang w:val="en-US" w:eastAsia="zh-CN"/>
                </w:rPr>
              </w:ins>
            </m:ctrlPr>
          </m:e>
          <m:sub>
            <w:ins w:id="173" w:author="rwy" w:date="2025-09-09T13:36:05Z">
              <m:r>
                <m:rPr>
                  <m:sty m:val="p"/>
                </m:rPr>
                <w:rPr>
                  <w:rFonts w:hint="default" w:ascii="Cambria Math" w:hAnsi="Cambria Math"/>
                  <w:spacing w:val="-2"/>
                  <w:sz w:val="24"/>
                  <w:lang w:val="en-US" w:eastAsia="zh-CN"/>
                </w:rPr>
                <m:t>k1</m:t>
              </m:r>
            </w:ins>
            <m:ctrlPr>
              <w:ins w:id="174" w:author="rwy" w:date="2025-09-09T13:36:05Z">
                <w:rPr>
                  <w:rFonts w:hint="default" w:ascii="Cambria Math" w:hAnsi="Cambria Math"/>
                  <w:spacing w:val="-2"/>
                  <w:sz w:val="24"/>
                  <w:lang w:val="en-US" w:eastAsia="zh-CN"/>
                </w:rPr>
              </w:ins>
            </m:ctrlPr>
          </m:sub>
        </m:sSub>
        <w:ins w:id="175" w:author="rwy" w:date="2025-09-09T13:36:05Z">
          <m:r>
            <m:rPr>
              <m:sty m:val="p"/>
            </m:rPr>
            <w:rPr>
              <w:rFonts w:hint="default" w:ascii="Cambria Math" w:hAnsi="Cambria Math"/>
              <w:spacing w:val="-2"/>
              <w:sz w:val="24"/>
              <w:lang w:val="en-US" w:eastAsia="zh-CN"/>
            </w:rPr>
            <m:t>,</m:t>
          </m:r>
        </w:ins>
        <m:sSub>
          <m:sSubPr>
            <m:ctrlPr>
              <w:ins w:id="176" w:author="rwy" w:date="2025-09-09T13:36:05Z">
                <w:rPr>
                  <w:rFonts w:hint="default" w:ascii="Cambria Math" w:hAnsi="Cambria Math"/>
                  <w:spacing w:val="-2"/>
                  <w:sz w:val="24"/>
                  <w:lang w:val="en-US" w:eastAsia="zh-CN"/>
                </w:rPr>
              </w:ins>
            </m:ctrlPr>
          </m:sSubPr>
          <m:e>
            <w:ins w:id="177" w:author="rwy" w:date="2025-09-09T13:36:05Z">
              <m:r>
                <m:rPr>
                  <m:sty m:val="p"/>
                </m:rPr>
                <w:rPr>
                  <w:rFonts w:hint="default" w:ascii="Cambria Math" w:hAnsi="Cambria Math"/>
                  <w:spacing w:val="-2"/>
                  <w:sz w:val="24"/>
                  <w:lang w:val="en-US" w:eastAsia="zh-CN"/>
                </w:rPr>
                <m:t>c</m:t>
              </m:r>
            </w:ins>
            <m:ctrlPr>
              <w:ins w:id="178" w:author="rwy" w:date="2025-09-09T13:36:05Z">
                <w:rPr>
                  <w:rFonts w:hint="default" w:ascii="Cambria Math" w:hAnsi="Cambria Math"/>
                  <w:spacing w:val="-2"/>
                  <w:sz w:val="24"/>
                  <w:lang w:val="en-US" w:eastAsia="zh-CN"/>
                </w:rPr>
              </w:ins>
            </m:ctrlPr>
          </m:e>
          <m:sub>
            <w:ins w:id="179" w:author="rwy" w:date="2025-09-09T13:36:05Z">
              <m:r>
                <m:rPr>
                  <m:sty m:val="p"/>
                </m:rPr>
                <w:rPr>
                  <w:rFonts w:hint="default" w:ascii="Cambria Math" w:hAnsi="Cambria Math"/>
                  <w:spacing w:val="-2"/>
                  <w:sz w:val="24"/>
                  <w:lang w:val="en-US" w:eastAsia="zh-CN"/>
                </w:rPr>
                <m:t>k2</m:t>
              </m:r>
            </w:ins>
            <m:ctrlPr>
              <w:ins w:id="180" w:author="rwy" w:date="2025-09-09T13:36:05Z">
                <w:rPr>
                  <w:rFonts w:hint="default" w:ascii="Cambria Math" w:hAnsi="Cambria Math"/>
                  <w:spacing w:val="-2"/>
                  <w:sz w:val="24"/>
                  <w:lang w:val="en-US" w:eastAsia="zh-CN"/>
                </w:rPr>
              </w:ins>
            </m:ctrlPr>
          </m:sub>
        </m:sSub>
        <w:ins w:id="181" w:author="rwy" w:date="2025-09-09T13:36:05Z">
          <m:r>
            <m:rPr>
              <m:sty m:val="p"/>
            </m:rPr>
            <w:rPr>
              <w:rFonts w:hint="default" w:ascii="Cambria Math" w:hAnsi="Cambria Math"/>
              <w:spacing w:val="-2"/>
              <w:sz w:val="24"/>
              <w:lang w:val="en-US" w:eastAsia="zh-CN"/>
            </w:rPr>
            <m:t>,</m:t>
          </m:r>
        </w:ins>
        <m:sSub>
          <m:sSubPr>
            <m:ctrlPr>
              <w:ins w:id="182" w:author="rwy" w:date="2025-09-09T13:36:05Z">
                <w:rPr>
                  <w:rFonts w:hint="default" w:ascii="Cambria Math" w:hAnsi="Cambria Math"/>
                  <w:i w:val="0"/>
                  <w:spacing w:val="-2"/>
                  <w:sz w:val="24"/>
                  <w:lang w:val="en-US" w:eastAsia="zh-CN"/>
                </w:rPr>
              </w:ins>
            </m:ctrlPr>
          </m:sSubPr>
          <m:e>
            <w:ins w:id="183" w:author="rwy" w:date="2025-09-09T13:36:05Z">
              <m:r>
                <m:rPr>
                  <m:sty m:val="p"/>
                </m:rPr>
                <w:rPr>
                  <w:rFonts w:hint="default" w:ascii="Cambria Math" w:hAnsi="Cambria Math"/>
                  <w:spacing w:val="-2"/>
                  <w:sz w:val="24"/>
                  <w:lang w:val="en-US" w:eastAsia="zh-CN"/>
                </w:rPr>
                <m:t>c</m:t>
              </m:r>
            </w:ins>
            <m:ctrlPr>
              <w:ins w:id="184" w:author="rwy" w:date="2025-09-09T13:36:05Z">
                <w:rPr>
                  <w:rFonts w:hint="default" w:ascii="Cambria Math" w:hAnsi="Cambria Math"/>
                  <w:i w:val="0"/>
                  <w:spacing w:val="-2"/>
                  <w:sz w:val="24"/>
                  <w:lang w:val="en-US" w:eastAsia="zh-CN"/>
                </w:rPr>
              </w:ins>
            </m:ctrlPr>
          </m:e>
          <m:sub>
            <w:ins w:id="185" w:author="rwy" w:date="2025-09-09T13:36:05Z">
              <m:r>
                <m:rPr>
                  <m:sty m:val="p"/>
                </m:rPr>
                <w:rPr>
                  <w:rFonts w:hint="default" w:ascii="Cambria Math" w:hAnsi="Cambria Math"/>
                  <w:spacing w:val="-2"/>
                  <w:sz w:val="24"/>
                  <w:lang w:val="en-US" w:eastAsia="zh-CN"/>
                </w:rPr>
                <m:t>km</m:t>
              </m:r>
            </w:ins>
            <m:ctrlPr>
              <w:ins w:id="186" w:author="rwy" w:date="2025-09-09T13:36:05Z">
                <w:rPr>
                  <w:rFonts w:hint="default" w:ascii="Cambria Math" w:hAnsi="Cambria Math"/>
                  <w:i w:val="0"/>
                  <w:spacing w:val="-2"/>
                  <w:sz w:val="24"/>
                  <w:lang w:val="en-US" w:eastAsia="zh-CN"/>
                </w:rPr>
              </w:ins>
            </m:ctrlPr>
          </m:sub>
        </m:sSub>
      </m:oMath>
      <w:ins w:id="187" w:author="rwy" w:date="2025-09-09T13:36:05Z">
        <w:r>
          <w:rPr>
            <w:rFonts w:hint="eastAsia" w:hAnsi="Cambria Math"/>
            <w:i w:val="0"/>
            <w:spacing w:val="-2"/>
            <w:sz w:val="24"/>
            <w:szCs w:val="20"/>
            <w:lang w:val="en-US" w:eastAsia="zh-CN"/>
          </w:rPr>
          <w:t xml:space="preserve">                                (2)</w:t>
        </w:r>
      </w:ins>
    </w:p>
    <w:p w14:paraId="65AFA9D5">
      <w:pPr>
        <w:keepNext w:val="0"/>
        <w:keepLines w:val="0"/>
        <w:pageBreakBefore w:val="0"/>
        <w:widowControl w:val="0"/>
        <w:kinsoku/>
        <w:wordWrap w:val="0"/>
        <w:overflowPunct/>
        <w:topLinePunct w:val="0"/>
        <w:autoSpaceDE/>
        <w:autoSpaceDN/>
        <w:bidi w:val="0"/>
        <w:adjustRightInd w:val="0"/>
        <w:snapToGrid/>
        <w:spacing w:line="300" w:lineRule="auto"/>
        <w:ind w:left="0" w:right="0" w:firstLine="472" w:firstLineChars="200"/>
        <w:jc w:val="both"/>
        <w:textAlignment w:val="auto"/>
        <w:rPr>
          <w:ins w:id="188" w:author="rwy" w:date="2025-09-09T13:36:05Z"/>
          <w:rFonts w:hint="eastAsia"/>
          <w:spacing w:val="-2"/>
          <w:sz w:val="24"/>
          <w:szCs w:val="20"/>
          <w:lang w:val="en-US" w:eastAsia="zh-CN"/>
        </w:rPr>
      </w:pPr>
      <w:ins w:id="189" w:author="rwy" w:date="2025-09-09T13:36:05Z">
        <w:r>
          <w:rPr>
            <w:rFonts w:hint="eastAsia" w:ascii="Times New Roman" w:eastAsia="宋体"/>
            <w:spacing w:val="-2"/>
            <w:sz w:val="24"/>
            <w:szCs w:val="20"/>
            <w:lang w:val="en-US" w:eastAsia="zh-CN"/>
          </w:rPr>
          <w:t>为确保链式传播不因单点故障而阻塞，拟引入心跳探测与超时重传机制。每个节点持续监控其与下游节点的链路状态。若在预定超时时间内未收到下游节点的接收确认，将自动触发日志条目的重传，并根据预定义策略尝试绕过故障节点，保障复制链的畅通。</w:t>
        </w:r>
      </w:ins>
    </w:p>
    <w:p w14:paraId="3A528277">
      <w:pPr>
        <w:keepNext w:val="0"/>
        <w:keepLines w:val="0"/>
        <w:pageBreakBefore w:val="0"/>
        <w:widowControl w:val="0"/>
        <w:kinsoku/>
        <w:wordWrap w:val="0"/>
        <w:overflowPunct/>
        <w:topLinePunct w:val="0"/>
        <w:autoSpaceDE/>
        <w:autoSpaceDN/>
        <w:bidi w:val="0"/>
        <w:adjustRightInd w:val="0"/>
        <w:snapToGrid/>
        <w:spacing w:line="300" w:lineRule="auto"/>
        <w:ind w:left="0" w:right="0" w:firstLine="472" w:firstLineChars="200"/>
        <w:jc w:val="both"/>
        <w:textAlignment w:val="auto"/>
        <w:rPr>
          <w:ins w:id="190" w:author="rwy" w:date="2025-09-09T13:36:05Z"/>
          <w:spacing w:val="-2"/>
          <w:sz w:val="24"/>
          <w:szCs w:val="20"/>
        </w:rPr>
      </w:pPr>
      <w:ins w:id="191" w:author="rwy" w:date="2025-09-09T13:36:05Z">
        <w:r>
          <w:rPr>
            <w:rFonts w:hint="eastAsia" w:ascii="Times New Roman" w:eastAsia="宋体"/>
            <w:spacing w:val="-2"/>
            <w:sz w:val="24"/>
            <w:szCs w:val="20"/>
            <w:lang w:val="en-US" w:eastAsia="zh-CN"/>
          </w:rPr>
          <w:t>本课题</w:t>
        </w:r>
      </w:ins>
      <w:ins w:id="192" w:author="rwy" w:date="2025-09-09T13:36:05Z">
        <w:r>
          <w:rPr>
            <w:spacing w:val="-2"/>
            <w:sz w:val="24"/>
            <w:szCs w:val="20"/>
          </w:rPr>
          <w:t>拟基于</w:t>
        </w:r>
      </w:ins>
      <w:ins w:id="193" w:author="rwy" w:date="2025-09-09T13:36:05Z">
        <w:r>
          <w:rPr>
            <w:rFonts w:hint="eastAsia" w:ascii="Times New Roman" w:eastAsia="宋体"/>
            <w:spacing w:val="-2"/>
            <w:sz w:val="24"/>
            <w:szCs w:val="20"/>
            <w:lang w:val="en-US" w:eastAsia="zh-CN"/>
          </w:rPr>
          <w:t>上述架构</w:t>
        </w:r>
      </w:ins>
      <w:ins w:id="194" w:author="rwy" w:date="2025-09-09T13:36:05Z">
        <w:r>
          <w:rPr>
            <w:rFonts w:hint="eastAsia" w:eastAsia="宋体"/>
            <w:spacing w:val="-2"/>
            <w:sz w:val="24"/>
            <w:szCs w:val="20"/>
            <w:lang w:eastAsia="zh-CN"/>
          </w:rPr>
          <w:t>，</w:t>
        </w:r>
      </w:ins>
      <w:ins w:id="195" w:author="rwy" w:date="2025-09-09T13:36:05Z">
        <w:r>
          <w:rPr>
            <w:spacing w:val="-2"/>
            <w:sz w:val="24"/>
            <w:szCs w:val="20"/>
          </w:rPr>
          <w:t>构建并优化分层链式日志复制机制，旨在降低领导者的网络负载，优化日志复制</w:t>
        </w:r>
      </w:ins>
      <w:ins w:id="196" w:author="rwy" w:date="2025-09-09T13:36:05Z">
        <w:r>
          <w:rPr>
            <w:b w:val="0"/>
            <w:bCs w:val="0"/>
            <w:spacing w:val="-2"/>
            <w:sz w:val="24"/>
            <w:szCs w:val="20"/>
          </w:rPr>
          <w:t>路径，并提升一致性协议的可扩展性。</w:t>
        </w:r>
      </w:ins>
      <w:ins w:id="197" w:author="rwy" w:date="2025-09-09T13:36:05Z">
        <w:r>
          <w:rPr>
            <w:rFonts w:hint="eastAsia" w:eastAsia="宋体"/>
            <w:b w:val="0"/>
            <w:bCs w:val="0"/>
            <w:spacing w:val="-2"/>
            <w:sz w:val="24"/>
            <w:szCs w:val="20"/>
            <w:lang w:eastAsia="zh-CN"/>
          </w:rPr>
          <w:t>本课题</w:t>
        </w:r>
      </w:ins>
      <w:ins w:id="198" w:author="rwy" w:date="2025-09-09T13:36:05Z">
        <w:r>
          <w:rPr>
            <w:b w:val="0"/>
            <w:bCs w:val="0"/>
            <w:spacing w:val="-2"/>
            <w:sz w:val="24"/>
            <w:szCs w:val="20"/>
          </w:rPr>
          <w:t>首先将在理论建模层面，建立分层链式日志复制的网络拓扑模型和协议的形式化模型，定义其日志复制传播结构和数据流向。其次，构建一致性协议的形式化模型，对日志提交、复制及成员变更过程进行精确建模，确保协议的正确性和一致性，为后续优化策略提供</w:t>
        </w:r>
      </w:ins>
      <w:ins w:id="199" w:author="rwy" w:date="2025-09-09T13:36:05Z">
        <w:r>
          <w:rPr>
            <w:spacing w:val="-2"/>
            <w:sz w:val="24"/>
            <w:szCs w:val="20"/>
          </w:rPr>
          <w:t>理论支持。</w:t>
        </w:r>
      </w:ins>
    </w:p>
    <w:p w14:paraId="4E3A64D1">
      <w:pPr>
        <w:keepNext w:val="0"/>
        <w:keepLines w:val="0"/>
        <w:pageBreakBefore w:val="0"/>
        <w:widowControl w:val="0"/>
        <w:numPr>
          <w:ilvl w:val="0"/>
          <w:numId w:val="2"/>
        </w:numPr>
        <w:kinsoku/>
        <w:overflowPunct/>
        <w:topLinePunct w:val="0"/>
        <w:bidi w:val="0"/>
        <w:adjustRightInd w:val="0"/>
        <w:snapToGrid/>
        <w:spacing w:line="300" w:lineRule="auto"/>
        <w:ind w:left="1145" w:hanging="720" w:firstLineChars="0"/>
        <w:jc w:val="both"/>
        <w:textAlignment w:val="auto"/>
        <w:rPr>
          <w:ins w:id="200" w:author="rwy" w:date="2025-09-09T13:36:05Z"/>
          <w:rFonts w:hint="eastAsia" w:ascii="Times New Roman" w:hAnsi="Times New Roman" w:eastAsia="宋体" w:cs="Times New Roman"/>
          <w:b w:val="0"/>
          <w:bCs w:val="0"/>
          <w:spacing w:val="-2"/>
          <w:kern w:val="2"/>
          <w:sz w:val="24"/>
          <w:lang w:val="en-US" w:eastAsia="zh-CN" w:bidi="ar-SA"/>
        </w:rPr>
      </w:pPr>
      <w:ins w:id="201" w:author="rwy" w:date="2025-09-09T13:36:05Z">
        <w:r>
          <w:rPr>
            <w:rFonts w:hint="eastAsia" w:ascii="Times New Roman" w:hAnsi="Times New Roman" w:eastAsia="宋体" w:cs="Times New Roman"/>
            <w:b w:val="0"/>
            <w:bCs w:val="0"/>
            <w:spacing w:val="-2"/>
            <w:kern w:val="2"/>
            <w:sz w:val="24"/>
            <w:lang w:val="en-US" w:eastAsia="zh-CN" w:bidi="ar-SA"/>
          </w:rPr>
          <w:t xml:space="preserve">面向分层链式日志复制的集群成员变更策略    </w:t>
        </w:r>
      </w:ins>
    </w:p>
    <w:p w14:paraId="0897A1EB">
      <w:pPr>
        <w:keepNext w:val="0"/>
        <w:keepLines w:val="0"/>
        <w:pageBreakBefore w:val="0"/>
        <w:widowControl w:val="0"/>
        <w:kinsoku/>
        <w:wordWrap w:val="0"/>
        <w:overflowPunct/>
        <w:topLinePunct w:val="0"/>
        <w:autoSpaceDE/>
        <w:autoSpaceDN/>
        <w:bidi w:val="0"/>
        <w:adjustRightInd w:val="0"/>
        <w:snapToGrid/>
        <w:spacing w:line="300" w:lineRule="auto"/>
        <w:ind w:left="0" w:right="0" w:firstLine="472" w:firstLineChars="200"/>
        <w:jc w:val="both"/>
        <w:textAlignment w:val="auto"/>
        <w:rPr>
          <w:ins w:id="202" w:author="rwy" w:date="2025-09-09T13:36:05Z"/>
          <w:rFonts w:hint="eastAsia" w:eastAsia="宋体"/>
          <w:b w:val="0"/>
          <w:bCs w:val="0"/>
          <w:spacing w:val="-2"/>
          <w:sz w:val="24"/>
          <w:szCs w:val="20"/>
          <w:lang w:eastAsia="zh-CN"/>
        </w:rPr>
      </w:pPr>
      <w:ins w:id="203" w:author="rwy" w:date="2025-09-09T13:36:05Z">
        <w:r>
          <w:rPr>
            <w:spacing w:val="-2"/>
            <w:sz w:val="24"/>
            <w:szCs w:val="20"/>
          </w:rPr>
          <w:t>在分层链式日志复制架构下，集群成员的动态增删涉及复制路径调整、日志一致性维护及通信开销优化等核心问题。</w:t>
        </w:r>
      </w:ins>
      <w:ins w:id="204" w:author="rwy" w:date="2025-09-09T13:36:05Z">
        <w:r>
          <w:rPr>
            <w:rFonts w:hint="eastAsia" w:eastAsia="宋体"/>
            <w:spacing w:val="-2"/>
            <w:sz w:val="24"/>
            <w:szCs w:val="20"/>
            <w:lang w:eastAsia="zh-CN"/>
          </w:rPr>
          <w:t>本</w:t>
        </w:r>
      </w:ins>
      <w:ins w:id="205" w:author="rwy" w:date="2025-09-09T13:36:05Z">
        <w:r>
          <w:rPr>
            <w:rFonts w:hint="eastAsia" w:eastAsia="宋体"/>
            <w:b w:val="0"/>
            <w:bCs w:val="0"/>
            <w:spacing w:val="-2"/>
            <w:sz w:val="24"/>
            <w:szCs w:val="20"/>
            <w:lang w:eastAsia="zh-CN"/>
          </w:rPr>
          <w:t>课题</w:t>
        </w:r>
      </w:ins>
      <w:ins w:id="206" w:author="rwy" w:date="2025-09-09T13:36:05Z">
        <w:r>
          <w:rPr>
            <w:b w:val="0"/>
            <w:bCs w:val="0"/>
            <w:spacing w:val="-2"/>
            <w:sz w:val="24"/>
            <w:szCs w:val="20"/>
          </w:rPr>
          <w:t>拟构建基于分层链式日志复制的分布式成员管理方案，确保成员变更过程中不影响一致性和复制效率，包含分布式成员管理策略和成员变更拓扑调整策略两项关键技术</w:t>
        </w:r>
      </w:ins>
      <w:ins w:id="207" w:author="rwy" w:date="2025-09-09T13:36:05Z">
        <w:r>
          <w:rPr>
            <w:rFonts w:hint="eastAsia" w:eastAsia="宋体"/>
            <w:b w:val="0"/>
            <w:bCs w:val="0"/>
            <w:spacing w:val="-2"/>
            <w:sz w:val="24"/>
            <w:szCs w:val="20"/>
            <w:lang w:eastAsia="zh-CN"/>
          </w:rPr>
          <w:t>。</w:t>
        </w:r>
      </w:ins>
    </w:p>
    <w:p w14:paraId="13D9BB4A">
      <w:pPr>
        <w:keepNext w:val="0"/>
        <w:keepLines w:val="0"/>
        <w:pageBreakBefore w:val="0"/>
        <w:widowControl w:val="0"/>
        <w:kinsoku/>
        <w:wordWrap w:val="0"/>
        <w:overflowPunct/>
        <w:topLinePunct w:val="0"/>
        <w:autoSpaceDE/>
        <w:autoSpaceDN/>
        <w:bidi w:val="0"/>
        <w:adjustRightInd w:val="0"/>
        <w:snapToGrid/>
        <w:spacing w:line="300" w:lineRule="auto"/>
        <w:ind w:left="0" w:right="0" w:firstLine="472" w:firstLineChars="200"/>
        <w:jc w:val="both"/>
        <w:textAlignment w:val="auto"/>
        <w:rPr>
          <w:ins w:id="208" w:author="rwy" w:date="2025-09-09T13:36:05Z"/>
          <w:spacing w:val="-2"/>
          <w:sz w:val="24"/>
          <w:szCs w:val="20"/>
        </w:rPr>
      </w:pPr>
      <w:ins w:id="209" w:author="rwy" w:date="2025-09-09T13:36:05Z">
        <w:r>
          <w:rPr>
            <w:b w:val="0"/>
            <w:bCs w:val="0"/>
            <w:spacing w:val="-2"/>
            <w:sz w:val="24"/>
            <w:szCs w:val="20"/>
          </w:rPr>
          <w:t>分布式成员管理策略。</w:t>
        </w:r>
      </w:ins>
      <w:ins w:id="210" w:author="rwy" w:date="2025-09-09T13:36:05Z">
        <w:r>
          <w:rPr>
            <w:spacing w:val="-2"/>
            <w:sz w:val="24"/>
            <w:szCs w:val="20"/>
          </w:rPr>
          <w:t>设定集群规模为N，第一层链式复制包含</w:t>
        </w:r>
      </w:ins>
      <w:ins w:id="211" w:author="rwy" w:date="2025-09-09T13:36:05Z">
        <w:r>
          <w:rPr>
            <w:rFonts w:hint="eastAsia" w:ascii="Times New Roman" w:eastAsia="宋体"/>
            <w:spacing w:val="-2"/>
            <w:sz w:val="24"/>
            <w:szCs w:val="20"/>
            <w:lang w:val="en-US" w:eastAsia="zh-CN"/>
          </w:rPr>
          <w:t>n个</w:t>
        </w:r>
      </w:ins>
      <w:ins w:id="212" w:author="rwy" w:date="2025-09-09T13:36:05Z">
        <w:r>
          <w:rPr>
            <w:spacing w:val="-2"/>
            <w:sz w:val="24"/>
            <w:szCs w:val="20"/>
          </w:rPr>
          <w:t>节点，第二层星型复制包含</w:t>
        </w:r>
      </w:ins>
      <w:ins w:id="213" w:author="rwy" w:date="2025-09-09T13:36:05Z">
        <w:r>
          <w:rPr>
            <w:rFonts w:hint="eastAsia" w:ascii="Times New Roman" w:eastAsia="宋体"/>
            <w:spacing w:val="-2"/>
            <w:sz w:val="24"/>
            <w:szCs w:val="20"/>
            <w:lang w:val="en-US" w:eastAsia="zh-CN"/>
          </w:rPr>
          <w:t>m个子节点集合</w:t>
        </w:r>
      </w:ins>
      <w:ins w:id="214" w:author="rwy" w:date="2025-09-09T13:36:05Z">
        <w:r>
          <w:rPr>
            <w:spacing w:val="-2"/>
            <w:sz w:val="24"/>
            <w:szCs w:val="20"/>
          </w:rPr>
          <w:t>，每个中继节点 p</w:t>
        </w:r>
      </w:ins>
      <w:ins w:id="215" w:author="rwy" w:date="2025-09-09T13:36:05Z">
        <w:r>
          <w:rPr>
            <w:spacing w:val="-2"/>
            <w:sz w:val="24"/>
            <w:szCs w:val="20"/>
            <w:vertAlign w:val="subscript"/>
          </w:rPr>
          <w:t>i</w:t>
        </w:r>
      </w:ins>
      <w:ins w:id="216" w:author="rwy" w:date="2025-09-09T13:36:05Z">
        <w:r>
          <w:rPr>
            <w:spacing w:val="-2"/>
            <w:sz w:val="24"/>
            <w:szCs w:val="20"/>
          </w:rPr>
          <w:t xml:space="preserve"> 维护子节点集合 K</w:t>
        </w:r>
      </w:ins>
      <w:ins w:id="217" w:author="rwy" w:date="2025-09-09T13:36:05Z">
        <w:r>
          <w:rPr>
            <w:spacing w:val="-2"/>
            <w:sz w:val="24"/>
            <w:szCs w:val="20"/>
            <w:vertAlign w:val="subscript"/>
          </w:rPr>
          <w:t>i</w:t>
        </w:r>
      </w:ins>
      <w:ins w:id="218" w:author="rwy" w:date="2025-09-09T13:36:05Z">
        <w:r>
          <w:rPr>
            <w:spacing w:val="-2"/>
            <w:sz w:val="24"/>
            <w:szCs w:val="20"/>
          </w:rPr>
          <w:t xml:space="preserve"> ，即整个复制拓扑</w:t>
        </w:r>
      </w:ins>
      <w:ins w:id="219" w:author="rwy" w:date="2025-09-09T13:36:05Z">
        <w:r>
          <w:rPr>
            <w:rFonts w:hint="eastAsia" w:ascii="宋体" w:hAnsi="宋体" w:eastAsia="宋体" w:cs="宋体"/>
            <w:spacing w:val="-2"/>
            <w:sz w:val="24"/>
            <w:szCs w:val="20"/>
          </w:rPr>
          <w:t>Τ</w:t>
        </w:r>
      </w:ins>
      <w:ins w:id="220" w:author="rwy" w:date="2025-09-09T13:36:05Z">
        <w:r>
          <w:rPr>
            <w:spacing w:val="-2"/>
            <w:sz w:val="24"/>
            <w:szCs w:val="20"/>
          </w:rPr>
          <w:t>可由式(</w:t>
        </w:r>
      </w:ins>
      <w:ins w:id="221" w:author="rwy" w:date="2025-09-09T13:36:05Z">
        <w:r>
          <w:rPr>
            <w:rFonts w:hint="eastAsia" w:ascii="Times New Roman" w:eastAsia="宋体"/>
            <w:spacing w:val="-2"/>
            <w:sz w:val="24"/>
            <w:szCs w:val="20"/>
            <w:lang w:val="en-US" w:eastAsia="zh-CN"/>
          </w:rPr>
          <w:t>3</w:t>
        </w:r>
      </w:ins>
      <w:ins w:id="222" w:author="rwy" w:date="2025-09-09T13:36:05Z">
        <w:r>
          <w:rPr>
            <w:spacing w:val="-2"/>
            <w:sz w:val="24"/>
            <w:szCs w:val="20"/>
          </w:rPr>
          <w:t>)表示：</w:t>
        </w:r>
      </w:ins>
    </w:p>
    <w:p w14:paraId="185FD699">
      <w:pPr>
        <w:keepNext w:val="0"/>
        <w:keepLines w:val="0"/>
        <w:pageBreakBefore w:val="0"/>
        <w:widowControl w:val="0"/>
        <w:kinsoku/>
        <w:wordWrap w:val="0"/>
        <w:overflowPunct/>
        <w:topLinePunct w:val="0"/>
        <w:autoSpaceDE/>
        <w:autoSpaceDN/>
        <w:bidi w:val="0"/>
        <w:adjustRightInd w:val="0"/>
        <w:snapToGrid/>
        <w:spacing w:line="300" w:lineRule="auto"/>
        <w:ind w:left="0" w:right="0" w:firstLine="472" w:firstLineChars="200"/>
        <w:jc w:val="right"/>
        <w:textAlignment w:val="auto"/>
        <w:rPr>
          <w:ins w:id="223" w:author="rwy" w:date="2025-09-09T13:36:05Z"/>
          <w:rFonts w:hint="default" w:eastAsia="宋体"/>
          <w:spacing w:val="-2"/>
          <w:sz w:val="24"/>
          <w:szCs w:val="20"/>
          <w:lang w:val="en-US" w:eastAsia="zh-CN"/>
        </w:rPr>
      </w:pPr>
      <w:ins w:id="224" w:author="rwy" w:date="2025-09-09T13:36:05Z">
        <w:r>
          <w:rPr>
            <w:spacing w:val="-2"/>
            <w:sz w:val="24"/>
            <w:szCs w:val="20"/>
          </w:rPr>
          <w:t></w:t>
        </w:r>
      </w:ins>
      <w:ins w:id="225" w:author="rwy" w:date="2025-09-09T13:36:05Z">
        <w:r>
          <w:rPr>
            <w:rFonts w:hint="eastAsia"/>
            <w:spacing w:val="-2"/>
            <w:sz w:val="24"/>
            <w:szCs w:val="20"/>
          </w:rPr>
          <w:t>Τ</w:t>
        </w:r>
      </w:ins>
      <w:ins w:id="226" w:author="rwy" w:date="2025-09-09T13:36:05Z">
        <w:r>
          <w:rPr>
            <w:rFonts w:hint="eastAsia" w:ascii="Times New Roman" w:eastAsia="宋体"/>
            <w:spacing w:val="-2"/>
            <w:sz w:val="24"/>
            <w:szCs w:val="20"/>
            <w:lang w:val="en-US" w:eastAsia="zh-CN"/>
          </w:rPr>
          <w:t>=</w:t>
        </w:r>
      </w:ins>
      <w:ins w:id="227" w:author="rwy" w:date="2025-09-09T13:36:05Z">
        <w:r>
          <w:rPr>
            <w:spacing w:val="-2"/>
            <w:sz w:val="24"/>
            <w:szCs w:val="20"/>
          </w:rPr>
          <w:t>{ K</w:t>
        </w:r>
      </w:ins>
      <w:ins w:id="228" w:author="rwy" w:date="2025-09-09T13:36:05Z">
        <w:r>
          <w:rPr>
            <w:spacing w:val="-2"/>
            <w:sz w:val="24"/>
            <w:szCs w:val="20"/>
            <w:vertAlign w:val="subscript"/>
          </w:rPr>
          <w:t>1</w:t>
        </w:r>
      </w:ins>
      <w:ins w:id="229" w:author="rwy" w:date="2025-09-09T13:36:05Z">
        <w:r>
          <w:rPr>
            <w:spacing w:val="-2"/>
            <w:sz w:val="24"/>
            <w:szCs w:val="20"/>
          </w:rPr>
          <w:t xml:space="preserve"> </w:t>
        </w:r>
      </w:ins>
      <w:ins w:id="230" w:author="rwy" w:date="2025-09-09T13:36:05Z">
        <w:r>
          <w:rPr>
            <w:rFonts w:hint="eastAsia" w:eastAsia="宋体"/>
            <w:spacing w:val="-2"/>
            <w:sz w:val="24"/>
            <w:szCs w:val="20"/>
            <w:lang w:eastAsia="zh-CN"/>
          </w:rPr>
          <w:t>，</w:t>
        </w:r>
      </w:ins>
      <w:ins w:id="231" w:author="rwy" w:date="2025-09-09T13:36:05Z">
        <w:r>
          <w:rPr>
            <w:spacing w:val="-2"/>
            <w:sz w:val="24"/>
            <w:szCs w:val="20"/>
          </w:rPr>
          <w:t xml:space="preserve"> K</w:t>
        </w:r>
      </w:ins>
      <w:ins w:id="232" w:author="rwy" w:date="2025-09-09T13:36:05Z">
        <w:r>
          <w:rPr>
            <w:spacing w:val="-2"/>
            <w:sz w:val="24"/>
            <w:szCs w:val="20"/>
            <w:vertAlign w:val="subscript"/>
          </w:rPr>
          <w:t>2</w:t>
        </w:r>
      </w:ins>
      <w:ins w:id="233" w:author="rwy" w:date="2025-09-09T13:36:05Z">
        <w:r>
          <w:rPr>
            <w:spacing w:val="-2"/>
            <w:sz w:val="24"/>
            <w:szCs w:val="20"/>
          </w:rPr>
          <w:t xml:space="preserve"> </w:t>
        </w:r>
      </w:ins>
      <w:ins w:id="234" w:author="rwy" w:date="2025-09-09T13:36:05Z">
        <w:r>
          <w:rPr>
            <w:rFonts w:hint="eastAsia" w:eastAsia="宋体"/>
            <w:spacing w:val="-2"/>
            <w:sz w:val="24"/>
            <w:szCs w:val="20"/>
            <w:lang w:eastAsia="zh-CN"/>
          </w:rPr>
          <w:t>，</w:t>
        </w:r>
      </w:ins>
      <w:ins w:id="235" w:author="rwy" w:date="2025-09-09T13:36:05Z">
        <w:r>
          <w:rPr>
            <w:spacing w:val="-2"/>
            <w:sz w:val="24"/>
            <w:szCs w:val="20"/>
          </w:rPr>
          <w:t>...</w:t>
        </w:r>
      </w:ins>
      <w:ins w:id="236" w:author="rwy" w:date="2025-09-09T13:36:05Z">
        <w:r>
          <w:rPr>
            <w:rFonts w:hint="eastAsia" w:eastAsia="宋体"/>
            <w:spacing w:val="-2"/>
            <w:sz w:val="24"/>
            <w:szCs w:val="20"/>
            <w:lang w:eastAsia="zh-CN"/>
          </w:rPr>
          <w:t>，</w:t>
        </w:r>
      </w:ins>
      <w:ins w:id="237" w:author="rwy" w:date="2025-09-09T13:36:05Z">
        <w:r>
          <w:rPr>
            <w:spacing w:val="-2"/>
            <w:sz w:val="24"/>
            <w:szCs w:val="20"/>
          </w:rPr>
          <w:t xml:space="preserve"> K</w:t>
        </w:r>
      </w:ins>
      <w:ins w:id="238" w:author="rwy" w:date="2025-09-09T13:36:05Z">
        <w:r>
          <w:rPr>
            <w:rFonts w:hint="eastAsia" w:ascii="Times New Roman" w:eastAsia="宋体"/>
            <w:spacing w:val="-2"/>
            <w:sz w:val="24"/>
            <w:szCs w:val="20"/>
            <w:vertAlign w:val="subscript"/>
            <w:lang w:val="en-US" w:eastAsia="zh-CN"/>
          </w:rPr>
          <w:t>n</w:t>
        </w:r>
      </w:ins>
      <w:ins w:id="239" w:author="rwy" w:date="2025-09-09T13:36:05Z">
        <w:r>
          <w:rPr>
            <w:spacing w:val="-2"/>
            <w:sz w:val="24"/>
            <w:szCs w:val="20"/>
          </w:rPr>
          <w:t>} ，其中，K</w:t>
        </w:r>
      </w:ins>
      <w:ins w:id="240" w:author="rwy" w:date="2025-09-09T13:36:05Z">
        <w:r>
          <w:rPr>
            <w:spacing w:val="-2"/>
            <w:sz w:val="24"/>
            <w:szCs w:val="20"/>
            <w:vertAlign w:val="subscript"/>
          </w:rPr>
          <w:t>i</w:t>
        </w:r>
      </w:ins>
      <w:ins w:id="241" w:author="rwy" w:date="2025-09-09T13:36:05Z">
        <w:r>
          <w:rPr>
            <w:spacing w:val="-2"/>
            <w:sz w:val="24"/>
            <w:szCs w:val="20"/>
          </w:rPr>
          <w:t xml:space="preserve"> </w:t>
        </w:r>
      </w:ins>
      <w:ins w:id="242" w:author="rwy" w:date="2025-09-09T13:36:05Z">
        <w:r>
          <w:rPr>
            <w:rFonts w:hint="eastAsia" w:ascii="Times New Roman" w:eastAsia="宋体"/>
            <w:spacing w:val="-2"/>
            <w:sz w:val="24"/>
            <w:szCs w:val="20"/>
            <w:lang w:val="en-US" w:eastAsia="zh-CN"/>
          </w:rPr>
          <w:t>=</w:t>
        </w:r>
      </w:ins>
      <w:ins w:id="243" w:author="rwy" w:date="2025-09-09T13:36:05Z">
        <w:r>
          <w:rPr>
            <w:spacing w:val="-2"/>
            <w:sz w:val="24"/>
            <w:szCs w:val="20"/>
          </w:rPr>
          <w:t xml:space="preserve"> {</w:t>
        </w:r>
      </w:ins>
      <m:oMath>
        <m:sSub>
          <m:sSubPr>
            <m:ctrlPr>
              <w:ins w:id="244" w:author="rwy" w:date="2025-09-09T13:36:05Z">
                <w:rPr>
                  <w:rFonts w:hint="default" w:ascii="Cambria Math" w:hAnsi="Cambria Math"/>
                  <w:spacing w:val="-2"/>
                  <w:sz w:val="24"/>
                  <w:lang w:val="en-US" w:eastAsia="zh-CN"/>
                </w:rPr>
              </w:ins>
            </m:ctrlPr>
          </m:sSubPr>
          <m:e>
            <w:ins w:id="245" w:author="rwy" w:date="2025-09-09T13:36:05Z">
              <m:r>
                <m:rPr>
                  <m:sty m:val="p"/>
                </m:rPr>
                <w:rPr>
                  <w:rFonts w:hint="default" w:ascii="Cambria Math" w:hAnsi="Cambria Math"/>
                  <w:spacing w:val="-2"/>
                  <w:sz w:val="24"/>
                  <w:lang w:val="en-US" w:eastAsia="zh-CN"/>
                </w:rPr>
                <m:t>c</m:t>
              </m:r>
            </w:ins>
            <m:ctrlPr>
              <w:ins w:id="246" w:author="rwy" w:date="2025-09-09T13:36:05Z">
                <w:rPr>
                  <w:rFonts w:hint="default" w:ascii="Cambria Math" w:hAnsi="Cambria Math"/>
                  <w:spacing w:val="-2"/>
                  <w:sz w:val="24"/>
                  <w:lang w:val="en-US" w:eastAsia="zh-CN"/>
                </w:rPr>
              </w:ins>
            </m:ctrlPr>
          </m:e>
          <m:sub>
            <w:ins w:id="247" w:author="rwy" w:date="2025-09-09T13:36:05Z">
              <m:r>
                <m:rPr>
                  <m:sty m:val="p"/>
                </m:rPr>
                <w:rPr>
                  <w:rFonts w:hint="default" w:ascii="Cambria Math" w:hAnsi="Cambria Math"/>
                  <w:spacing w:val="-2"/>
                  <w:sz w:val="24"/>
                  <w:lang w:val="en-US" w:eastAsia="zh-CN"/>
                </w:rPr>
                <m:t>k1</m:t>
              </m:r>
            </w:ins>
            <m:ctrlPr>
              <w:ins w:id="248" w:author="rwy" w:date="2025-09-09T13:36:05Z">
                <w:rPr>
                  <w:rFonts w:hint="default" w:ascii="Cambria Math" w:hAnsi="Cambria Math"/>
                  <w:spacing w:val="-2"/>
                  <w:sz w:val="24"/>
                  <w:lang w:val="en-US" w:eastAsia="zh-CN"/>
                </w:rPr>
              </w:ins>
            </m:ctrlPr>
          </m:sub>
        </m:sSub>
        <w:ins w:id="249" w:author="rwy" w:date="2025-09-09T13:36:05Z">
          <m:r>
            <m:rPr>
              <m:sty m:val="p"/>
            </m:rPr>
            <w:rPr>
              <w:rFonts w:hint="default" w:ascii="Cambria Math" w:hAnsi="Cambria Math"/>
              <w:spacing w:val="-2"/>
              <w:sz w:val="24"/>
              <w:lang w:val="en-US" w:eastAsia="zh-CN"/>
            </w:rPr>
            <m:t>,</m:t>
          </m:r>
        </w:ins>
        <m:sSub>
          <m:sSubPr>
            <m:ctrlPr>
              <w:ins w:id="250" w:author="rwy" w:date="2025-09-09T13:36:05Z">
                <w:rPr>
                  <w:rFonts w:hint="default" w:ascii="Cambria Math" w:hAnsi="Cambria Math"/>
                  <w:spacing w:val="-2"/>
                  <w:sz w:val="24"/>
                  <w:lang w:val="en-US" w:eastAsia="zh-CN"/>
                </w:rPr>
              </w:ins>
            </m:ctrlPr>
          </m:sSubPr>
          <m:e>
            <w:ins w:id="251" w:author="rwy" w:date="2025-09-09T13:36:05Z">
              <m:r>
                <m:rPr>
                  <m:sty m:val="p"/>
                </m:rPr>
                <w:rPr>
                  <w:rFonts w:hint="default" w:ascii="Cambria Math" w:hAnsi="Cambria Math"/>
                  <w:spacing w:val="-2"/>
                  <w:sz w:val="24"/>
                  <w:lang w:val="en-US" w:eastAsia="zh-CN"/>
                </w:rPr>
                <m:t>c</m:t>
              </m:r>
            </w:ins>
            <m:ctrlPr>
              <w:ins w:id="252" w:author="rwy" w:date="2025-09-09T13:36:05Z">
                <w:rPr>
                  <w:rFonts w:hint="default" w:ascii="Cambria Math" w:hAnsi="Cambria Math"/>
                  <w:spacing w:val="-2"/>
                  <w:sz w:val="24"/>
                  <w:lang w:val="en-US" w:eastAsia="zh-CN"/>
                </w:rPr>
              </w:ins>
            </m:ctrlPr>
          </m:e>
          <m:sub>
            <w:ins w:id="253" w:author="rwy" w:date="2025-09-09T13:36:05Z">
              <m:r>
                <m:rPr>
                  <m:sty m:val="p"/>
                </m:rPr>
                <w:rPr>
                  <w:rFonts w:hint="default" w:ascii="Cambria Math" w:hAnsi="Cambria Math"/>
                  <w:spacing w:val="-2"/>
                  <w:sz w:val="24"/>
                  <w:lang w:val="en-US" w:eastAsia="zh-CN"/>
                </w:rPr>
                <m:t>k2</m:t>
              </m:r>
            </w:ins>
            <m:ctrlPr>
              <w:ins w:id="254" w:author="rwy" w:date="2025-09-09T13:36:05Z">
                <w:rPr>
                  <w:rFonts w:hint="default" w:ascii="Cambria Math" w:hAnsi="Cambria Math"/>
                  <w:spacing w:val="-2"/>
                  <w:sz w:val="24"/>
                  <w:lang w:val="en-US" w:eastAsia="zh-CN"/>
                </w:rPr>
              </w:ins>
            </m:ctrlPr>
          </m:sub>
        </m:sSub>
        <w:ins w:id="255" w:author="rwy" w:date="2025-09-09T13:36:05Z">
          <m:r>
            <m:rPr>
              <m:sty m:val="p"/>
            </m:rPr>
            <w:rPr>
              <w:rFonts w:hint="default" w:ascii="Cambria Math" w:hAnsi="Cambria Math"/>
              <w:spacing w:val="-2"/>
              <w:sz w:val="24"/>
              <w:lang w:val="en-US" w:eastAsia="zh-CN"/>
            </w:rPr>
            <m:t>,</m:t>
          </m:r>
        </w:ins>
        <m:sSub>
          <m:sSubPr>
            <m:ctrlPr>
              <w:ins w:id="256" w:author="rwy" w:date="2025-09-09T13:36:05Z">
                <w:rPr>
                  <w:rFonts w:hint="default" w:ascii="Cambria Math" w:hAnsi="Cambria Math"/>
                  <w:spacing w:val="-2"/>
                  <w:sz w:val="24"/>
                  <w:lang w:val="en-US" w:eastAsia="zh-CN"/>
                </w:rPr>
              </w:ins>
            </m:ctrlPr>
          </m:sSubPr>
          <m:e>
            <w:ins w:id="257" w:author="rwy" w:date="2025-09-09T13:36:05Z">
              <m:r>
                <m:rPr>
                  <m:sty m:val="p"/>
                </m:rPr>
                <w:rPr>
                  <w:rFonts w:hint="default" w:ascii="Cambria Math" w:hAnsi="Cambria Math"/>
                  <w:spacing w:val="-2"/>
                  <w:sz w:val="24"/>
                  <w:lang w:val="en-US" w:eastAsia="zh-CN"/>
                </w:rPr>
                <m:t>c</m:t>
              </m:r>
            </w:ins>
            <m:ctrlPr>
              <w:ins w:id="258" w:author="rwy" w:date="2025-09-09T13:36:05Z">
                <w:rPr>
                  <w:rFonts w:hint="default" w:ascii="Cambria Math" w:hAnsi="Cambria Math"/>
                  <w:spacing w:val="-2"/>
                  <w:sz w:val="24"/>
                  <w:lang w:val="en-US" w:eastAsia="zh-CN"/>
                </w:rPr>
              </w:ins>
            </m:ctrlPr>
          </m:e>
          <m:sub>
            <w:ins w:id="259" w:author="rwy" w:date="2025-09-09T13:36:05Z">
              <m:r>
                <m:rPr>
                  <m:sty m:val="p"/>
                </m:rPr>
                <w:rPr>
                  <w:rFonts w:hint="default" w:ascii="Cambria Math" w:hAnsi="Cambria Math"/>
                  <w:spacing w:val="-2"/>
                  <w:sz w:val="24"/>
                  <w:lang w:val="en-US" w:eastAsia="zh-CN"/>
                </w:rPr>
                <m:t>km</m:t>
              </m:r>
            </w:ins>
            <m:ctrlPr>
              <w:ins w:id="260" w:author="rwy" w:date="2025-09-09T13:36:05Z">
                <w:rPr>
                  <w:rFonts w:hint="default" w:ascii="Cambria Math" w:hAnsi="Cambria Math"/>
                  <w:spacing w:val="-2"/>
                  <w:sz w:val="24"/>
                  <w:lang w:val="en-US" w:eastAsia="zh-CN"/>
                </w:rPr>
              </w:ins>
            </m:ctrlPr>
          </m:sub>
        </m:sSub>
      </m:oMath>
      <w:ins w:id="261" w:author="rwy" w:date="2025-09-09T13:36:05Z">
        <w:r>
          <w:rPr>
            <w:spacing w:val="-2"/>
            <w:sz w:val="24"/>
            <w:szCs w:val="20"/>
          </w:rPr>
          <w:t>}</w:t>
        </w:r>
      </w:ins>
      <w:ins w:id="262" w:author="rwy" w:date="2025-09-09T13:36:05Z">
        <w:r>
          <w:rPr>
            <w:rFonts w:hint="eastAsia" w:ascii="Times New Roman" w:eastAsia="宋体"/>
            <w:spacing w:val="-2"/>
            <w:sz w:val="24"/>
            <w:szCs w:val="20"/>
            <w:lang w:val="en-US" w:eastAsia="zh-CN"/>
          </w:rPr>
          <w:t xml:space="preserve">           (3)</w:t>
        </w:r>
      </w:ins>
    </w:p>
    <w:p w14:paraId="00336A13">
      <w:pPr>
        <w:keepNext w:val="0"/>
        <w:keepLines w:val="0"/>
        <w:pageBreakBefore w:val="0"/>
        <w:widowControl w:val="0"/>
        <w:kinsoku/>
        <w:wordWrap w:val="0"/>
        <w:overflowPunct/>
        <w:topLinePunct w:val="0"/>
        <w:autoSpaceDE/>
        <w:autoSpaceDN/>
        <w:bidi w:val="0"/>
        <w:adjustRightInd w:val="0"/>
        <w:snapToGrid/>
        <w:spacing w:line="300" w:lineRule="auto"/>
        <w:ind w:left="0" w:right="0" w:firstLine="472" w:firstLineChars="200"/>
        <w:jc w:val="both"/>
        <w:textAlignment w:val="auto"/>
        <w:rPr>
          <w:ins w:id="263" w:author="rwy" w:date="2025-09-09T13:36:05Z"/>
          <w:spacing w:val="-2"/>
          <w:sz w:val="24"/>
          <w:szCs w:val="20"/>
        </w:rPr>
      </w:pPr>
      <w:ins w:id="264" w:author="rwy" w:date="2025-09-09T13:36:05Z">
        <w:r>
          <w:rPr>
            <w:spacing w:val="-2"/>
            <w:sz w:val="24"/>
            <w:szCs w:val="20"/>
          </w:rPr>
          <mc:AlternateContent>
            <mc:Choice Requires="wps">
              <w:drawing>
                <wp:anchor distT="0" distB="0" distL="0" distR="0" simplePos="0" relativeHeight="251659264" behindDoc="1" locked="0" layoutInCell="1" allowOverlap="1">
                  <wp:simplePos x="0" y="0"/>
                  <wp:positionH relativeFrom="page">
                    <wp:posOffset>5451475</wp:posOffset>
                  </wp:positionH>
                  <wp:positionV relativeFrom="paragraph">
                    <wp:posOffset>-104140</wp:posOffset>
                  </wp:positionV>
                  <wp:extent cx="17780" cy="70485"/>
                  <wp:effectExtent l="0" t="0" r="0" b="0"/>
                  <wp:wrapNone/>
                  <wp:docPr id="211" name="Textbox 211"/>
                  <wp:cNvGraphicFramePr/>
                  <a:graphic xmlns:a="http://schemas.openxmlformats.org/drawingml/2006/main">
                    <a:graphicData uri="http://schemas.microsoft.com/office/word/2010/wordprocessingShape">
                      <wps:wsp>
                        <wps:cNvSpPr txBox="1"/>
                        <wps:spPr>
                          <a:xfrm>
                            <a:off x="0" y="0"/>
                            <a:ext cx="17780" cy="70485"/>
                          </a:xfrm>
                          <a:prstGeom prst="rect">
                            <a:avLst/>
                          </a:prstGeom>
                        </wps:spPr>
                        <wps:txbx>
                          <w:txbxContent>
                            <w:p w14:paraId="4628F33E">
                              <w:pPr>
                                <w:keepNext w:val="0"/>
                                <w:keepLines w:val="0"/>
                                <w:spacing w:before="0" w:line="110" w:lineRule="exact"/>
                                <w:ind w:left="0" w:right="0" w:firstLine="0"/>
                                <w:jc w:val="left"/>
                                <w:rPr>
                                  <w:ins w:id="266" w:author="rwy" w:date="2025-09-09T13:36:05Z"/>
                                  <w:rFonts w:ascii="Times New Roman"/>
                                  <w:i/>
                                  <w:sz w:val="10"/>
                                  <w:szCs w:val="20"/>
                                </w:rPr>
                              </w:pPr>
                              <w:ins w:id="267" w:author="rwy" w:date="2025-09-09T13:36:05Z">
                                <w:r>
                                  <w:rPr>
                                    <w:rFonts w:ascii="Times New Roman"/>
                                    <w:i/>
                                    <w:spacing w:val="-10"/>
                                    <w:sz w:val="10"/>
                                    <w:szCs w:val="20"/>
                                  </w:rPr>
                                  <w:t>i</w:t>
                                </w:r>
                              </w:ins>
                            </w:p>
                          </w:txbxContent>
                        </wps:txbx>
                        <wps:bodyPr wrap="square" lIns="0" tIns="0" rIns="0" bIns="0" rtlCol="0">
                          <a:noAutofit/>
                        </wps:bodyPr>
                      </wps:wsp>
                    </a:graphicData>
                  </a:graphic>
                </wp:anchor>
              </w:drawing>
            </mc:Choice>
            <mc:Fallback>
              <w:pict>
                <v:shape id="Textbox 211" o:spid="_x0000_s1026" o:spt="202" type="#_x0000_t202" style="position:absolute;left:0pt;margin-left:429.25pt;margin-top:-8.2pt;height:5.55pt;width:1.4pt;mso-position-horizontal-relative:page;z-index:-251657216;mso-width-relative:page;mso-height-relative:page;" filled="f" stroked="f" coordsize="21600,21600" o:gfxdata="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SM+2doAAAAKAQAADwAAAAAAAAABACAAAAAiAAAAZHJzL2Rvd25yZXYueG1sUEsBAhQAFAAAAAgA&#10;h07iQAUulQexAQAAdQMAAA4AAAAAAAAAAQAgAAAAKQEAAGRycy9lMm9Eb2MueG1sUEsFBgAAAAAG&#10;AAYAWQEAAEwFAAAAAA==&#10;">
                  <v:fill on="f" focussize="0,0"/>
                  <v:stroke on="f"/>
                  <v:imagedata o:title=""/>
                  <o:lock v:ext="edit" aspectratio="f"/>
                  <v:textbox inset="0mm,0mm,0mm,0mm">
                    <w:txbxContent>
                      <w:p w14:paraId="4628F33E">
                        <w:pPr>
                          <w:keepNext w:val="0"/>
                          <w:keepLines w:val="0"/>
                          <w:spacing w:before="0" w:line="110" w:lineRule="exact"/>
                          <w:ind w:left="0" w:right="0" w:firstLine="0"/>
                          <w:jc w:val="left"/>
                          <w:rPr>
                            <w:ins w:id="268" w:author="rwy" w:date="2025-09-09T13:36:05Z"/>
                            <w:rFonts w:ascii="Times New Roman"/>
                            <w:i/>
                            <w:sz w:val="10"/>
                            <w:szCs w:val="20"/>
                          </w:rPr>
                        </w:pPr>
                        <w:ins w:id="269" w:author="rwy" w:date="2025-09-09T13:36:05Z">
                          <w:r>
                            <w:rPr>
                              <w:rFonts w:ascii="Times New Roman"/>
                              <w:i/>
                              <w:spacing w:val="-10"/>
                              <w:sz w:val="10"/>
                              <w:szCs w:val="20"/>
                            </w:rPr>
                            <w:t>i</w:t>
                          </w:r>
                        </w:ins>
                      </w:p>
                    </w:txbxContent>
                  </v:textbox>
                </v:shape>
              </w:pict>
            </mc:Fallback>
          </mc:AlternateContent>
        </w:r>
      </w:ins>
      <w:ins w:id="270" w:author="rwy" w:date="2025-09-09T13:36:05Z">
        <w:r>
          <w:rPr>
            <w:spacing w:val="-2"/>
            <w:sz w:val="24"/>
            <w:szCs w:val="20"/>
          </w:rPr>
          <w:t>在</w:t>
        </w:r>
      </w:ins>
      <w:ins w:id="271" w:author="rwy" w:date="2025-09-09T13:36:05Z">
        <w:r>
          <w:rPr>
            <w:b w:val="0"/>
            <w:bCs w:val="0"/>
            <w:spacing w:val="-2"/>
            <w:sz w:val="24"/>
            <w:szCs w:val="20"/>
          </w:rPr>
          <w:t>成员变更时，</w:t>
        </w:r>
      </w:ins>
      <w:ins w:id="272" w:author="rwy" w:date="2025-09-09T13:36:05Z">
        <w:r>
          <w:rPr>
            <w:spacing w:val="-2"/>
            <w:sz w:val="24"/>
            <w:szCs w:val="20"/>
          </w:rPr>
          <w:t>需保证日志一致性约束，即新加入的节点必须同步最新日志状态，</w:t>
        </w:r>
      </w:ins>
      <w:ins w:id="273" w:author="rwy" w:date="2025-09-09T13:36:05Z">
        <w:r>
          <w:rPr>
            <w:b w:val="0"/>
            <w:bCs w:val="0"/>
            <w:spacing w:val="-2"/>
            <w:sz w:val="24"/>
            <w:szCs w:val="20"/>
          </w:rPr>
          <w:t>并确保在加入链式拓扑后不影响系统全局线性一致性。同时，需要满足网络连通性优化，即在保证一致性的前提下，成员变更需要</w:t>
        </w:r>
      </w:ins>
      <w:ins w:id="274" w:author="rwy" w:date="2025-09-09T13:36:05Z">
        <w:r>
          <w:rPr>
            <w:rFonts w:hint="eastAsia" w:ascii="Times New Roman" w:eastAsia="宋体"/>
            <w:b w:val="0"/>
            <w:bCs w:val="0"/>
            <w:spacing w:val="-2"/>
            <w:sz w:val="24"/>
            <w:szCs w:val="20"/>
            <w:lang w:val="en-US" w:eastAsia="zh-CN"/>
          </w:rPr>
          <w:t>降低</w:t>
        </w:r>
      </w:ins>
      <w:ins w:id="275" w:author="rwy" w:date="2025-09-09T13:36:05Z">
        <w:r>
          <w:rPr>
            <w:b w:val="0"/>
            <w:bCs w:val="0"/>
            <w:spacing w:val="-2"/>
            <w:sz w:val="24"/>
            <w:szCs w:val="20"/>
          </w:rPr>
          <w:t>通信延迟和带宽消耗。基于上述理论方法，项目拟基于</w:t>
        </w:r>
      </w:ins>
      <w:ins w:id="276" w:author="rwy" w:date="2025-09-09T13:36:05Z">
        <w:r>
          <w:rPr>
            <w:rFonts w:hint="eastAsia" w:eastAsia="宋体"/>
            <w:b w:val="0"/>
            <w:bCs w:val="0"/>
            <w:spacing w:val="-2"/>
            <w:sz w:val="24"/>
            <w:szCs w:val="20"/>
            <w:lang w:eastAsia="zh-CN"/>
          </w:rPr>
          <w:t>Raft</w:t>
        </w:r>
      </w:ins>
      <w:ins w:id="277" w:author="rwy" w:date="2025-09-09T13:36:05Z">
        <w:r>
          <w:rPr>
            <w:b w:val="0"/>
            <w:bCs w:val="0"/>
            <w:spacing w:val="-2"/>
            <w:sz w:val="24"/>
            <w:szCs w:val="20"/>
          </w:rPr>
          <w:t>协议，建立分布式成员管理策略；同时，研究层级化的成员变更协议，令领导者可通过分层控制策略下发成员调整指令，确保变更的传播范围最小化，从而降低网络开销，提高变更收敛速度；最后，</w:t>
        </w:r>
      </w:ins>
      <w:ins w:id="278" w:author="rwy" w:date="2025-09-09T13:36:05Z">
        <w:r>
          <w:rPr>
            <w:rFonts w:hint="eastAsia" w:eastAsia="宋体"/>
            <w:b w:val="0"/>
            <w:bCs w:val="0"/>
            <w:spacing w:val="-2"/>
            <w:sz w:val="24"/>
            <w:szCs w:val="20"/>
            <w:lang w:eastAsia="zh-CN"/>
          </w:rPr>
          <w:t>本课题</w:t>
        </w:r>
      </w:ins>
      <w:ins w:id="279" w:author="rwy" w:date="2025-09-09T13:36:05Z">
        <w:r>
          <w:rPr>
            <w:b w:val="0"/>
            <w:bCs w:val="0"/>
            <w:spacing w:val="-2"/>
            <w:sz w:val="24"/>
            <w:szCs w:val="20"/>
          </w:rPr>
          <w:t>将结合理论分析与实验验证，评估分布式成员管理方案在不同网络环境、故障模式和集群规模下的适应性，优化成员管理策略，</w:t>
        </w:r>
      </w:ins>
      <w:ins w:id="280" w:author="rwy" w:date="2025-09-09T13:36:05Z">
        <w:r>
          <w:rPr>
            <w:spacing w:val="-2"/>
            <w:sz w:val="24"/>
            <w:szCs w:val="20"/>
          </w:rPr>
          <w:t>以提升分层链式日志复制在大规模动态集群中的可扩展性与可靠性。</w:t>
        </w:r>
      </w:ins>
    </w:p>
    <w:p w14:paraId="59D04C84">
      <w:pPr>
        <w:keepNext w:val="0"/>
        <w:keepLines w:val="0"/>
        <w:numPr>
          <w:ilvl w:val="-1"/>
          <w:numId w:val="0"/>
        </w:numPr>
        <w:wordWrap w:val="0"/>
        <w:adjustRightInd w:val="0"/>
        <w:snapToGrid/>
        <w:spacing w:line="300" w:lineRule="auto"/>
        <w:ind w:firstLine="472" w:firstLineChars="200"/>
        <w:rPr>
          <w:ins w:id="282" w:author="rwy" w:date="2025-09-09T13:36:05Z"/>
          <w:rFonts w:hint="default" w:ascii="Times New Roman" w:hAnsi="Times New Roman" w:eastAsia="宋体" w:cs="Times New Roman"/>
          <w:spacing w:val="-2"/>
          <w:kern w:val="2"/>
          <w:sz w:val="24"/>
          <w:lang w:val="en-US" w:eastAsia="zh-CN" w:bidi="ar-SA"/>
        </w:rPr>
        <w:pPrChange w:id="281" w:author="rwy" w:date="2025-09-08T22:21:53Z">
          <w:pPr>
            <w:numPr>
              <w:ilvl w:val="0"/>
              <w:numId w:val="0"/>
            </w:numPr>
            <w:ind w:firstLine="479" w:firstLineChars="203"/>
          </w:pPr>
        </w:pPrChange>
      </w:pPr>
      <w:ins w:id="283" w:author="rwy" w:date="2025-09-09T13:36:05Z">
        <w:del w:id="284" w:author="rwy" w:date="2025-09-08T21:34:30Z">
          <w:r>
            <w:rPr>
              <w:rFonts w:hint="default" w:ascii="Times New Roman" w:hAnsi="Times New Roman" w:eastAsia="宋体" w:cs="Times New Roman"/>
              <w:spacing w:val="-2"/>
              <w:kern w:val="2"/>
              <w:sz w:val="24"/>
              <w:lang w:val="en-US" w:eastAsia="zh-CN" w:bidi="ar-SA"/>
              <w:rPrChange w:id="285" w:author="rwy" w:date="2025-09-08T22:21:46Z">
                <w:rPr>
                  <w:rFonts w:hint="eastAsia" w:ascii="Times New Roman" w:hAnsi="Times New Roman" w:eastAsia="宋体" w:cs="Times New Roman"/>
                  <w:spacing w:val="-2"/>
                  <w:kern w:val="2"/>
                  <w:sz w:val="24"/>
                  <w:lang w:val="en-US" w:eastAsia="zh-CN" w:bidi="ar-SA"/>
                </w:rPr>
              </w:rPrChange>
            </w:rPr>
            <w:delText>（2）</w:delText>
          </w:r>
        </w:del>
      </w:ins>
      <w:ins w:id="286" w:author="rwy" w:date="2025-09-09T13:36:05Z">
        <w:r>
          <w:rPr>
            <w:b w:val="0"/>
            <w:bCs w:val="0"/>
            <w:spacing w:val="-2"/>
            <w:sz w:val="24"/>
            <w:rPrChange w:id="287" w:author="rwy" w:date="2025-09-08T22:21:46Z">
              <w:rPr>
                <w:b/>
                <w:bCs/>
                <w:spacing w:val="-2"/>
                <w:sz w:val="24"/>
              </w:rPr>
            </w:rPrChange>
          </w:rPr>
          <w:t>成员变更拓扑调整策略</w:t>
        </w:r>
      </w:ins>
      <w:ins w:id="288" w:author="rwy" w:date="2025-09-09T13:36:05Z">
        <w:r>
          <w:rPr>
            <w:rFonts w:ascii="Times New Roman" w:hAnsi="Times New Roman" w:eastAsia="宋体" w:cs="Times New Roman"/>
            <w:spacing w:val="-2"/>
            <w:kern w:val="2"/>
            <w:sz w:val="24"/>
            <w:lang w:val="en-US" w:eastAsia="zh-CN" w:bidi="ar-SA"/>
          </w:rPr>
          <w:t>。为了减少因成员变更导致的额外</w:t>
        </w:r>
      </w:ins>
      <w:ins w:id="289" w:author="rwy" w:date="2025-09-09T13:36:05Z">
        <w:r>
          <w:rPr>
            <w:color w:val="auto"/>
            <w:spacing w:val="-2"/>
            <w:sz w:val="24"/>
            <w:rPrChange w:id="290" w:author="rwy" w:date="2025-09-08T22:22:51Z">
              <w:rPr>
                <w:spacing w:val="-2"/>
                <w:sz w:val="24"/>
              </w:rPr>
            </w:rPrChange>
          </w:rPr>
          <w:t>网络开销</w:t>
        </w:r>
      </w:ins>
      <w:ins w:id="291" w:author="rwy" w:date="2025-09-09T13:36:05Z">
        <w:r>
          <w:rPr>
            <w:rFonts w:ascii="Times New Roman" w:hAnsi="Times New Roman" w:eastAsia="宋体" w:cs="Times New Roman"/>
            <w:spacing w:val="-2"/>
            <w:kern w:val="2"/>
            <w:sz w:val="24"/>
            <w:lang w:val="en-US" w:eastAsia="zh-CN" w:bidi="ar-SA"/>
          </w:rPr>
          <w:t>，</w:t>
        </w:r>
      </w:ins>
      <w:ins w:id="292" w:author="rwy" w:date="2025-09-09T13:36:05Z">
        <w:r>
          <w:rPr>
            <w:rFonts w:hint="default"/>
            <w:spacing w:val="-2"/>
            <w:sz w:val="24"/>
            <w:lang w:eastAsia="zh-CN"/>
            <w:rPrChange w:id="293" w:author="rwy" w:date="2025-09-08T22:21:46Z">
              <w:rPr>
                <w:rFonts w:hint="eastAsia"/>
                <w:spacing w:val="-2"/>
                <w:sz w:val="24"/>
                <w:lang w:eastAsia="zh-CN"/>
              </w:rPr>
            </w:rPrChange>
          </w:rPr>
          <w:t>本课题</w:t>
        </w:r>
      </w:ins>
      <w:ins w:id="294" w:author="rwy" w:date="2025-09-09T13:36:05Z">
        <w:r>
          <w:rPr>
            <w:rFonts w:ascii="Times New Roman" w:hAnsi="Times New Roman" w:eastAsia="宋体" w:cs="Times New Roman"/>
            <w:spacing w:val="-2"/>
            <w:kern w:val="2"/>
            <w:sz w:val="24"/>
            <w:lang w:val="en-US" w:eastAsia="zh-CN" w:bidi="ar-SA"/>
          </w:rPr>
          <w:t>拟构建</w:t>
        </w:r>
      </w:ins>
      <w:ins w:id="295" w:author="rwy" w:date="2025-09-09T13:36:05Z">
        <w:r>
          <w:rPr>
            <w:rFonts w:hint="eastAsia" w:ascii="Times New Roman" w:hAnsi="Times New Roman" w:eastAsia="宋体" w:cs="Times New Roman"/>
            <w:spacing w:val="-2"/>
            <w:kern w:val="2"/>
            <w:sz w:val="24"/>
            <w:lang w:val="en-US" w:eastAsia="zh-CN" w:bidi="ar-SA"/>
          </w:rPr>
          <w:t>基于网络开销</w:t>
        </w:r>
      </w:ins>
      <w:ins w:id="296" w:author="rwy" w:date="2025-09-09T13:36:05Z">
        <w:r>
          <w:rPr>
            <w:rFonts w:hint="eastAsia" w:ascii="Times New Roman" w:hAnsi="Times New Roman" w:eastAsia="宋体" w:cs="Times New Roman"/>
            <w:b w:val="0"/>
            <w:bCs w:val="0"/>
            <w:spacing w:val="-2"/>
            <w:kern w:val="2"/>
            <w:sz w:val="24"/>
            <w:lang w:val="en-US" w:eastAsia="zh-CN" w:bidi="ar-SA"/>
          </w:rPr>
          <w:t>感知的动态</w:t>
        </w:r>
      </w:ins>
      <w:ins w:id="297" w:author="rwy" w:date="2025-09-09T13:36:05Z">
        <w:r>
          <w:rPr>
            <w:rFonts w:ascii="Times New Roman" w:hAnsi="Times New Roman" w:eastAsia="宋体" w:cs="Times New Roman"/>
            <w:b w:val="0"/>
            <w:bCs w:val="0"/>
            <w:spacing w:val="-2"/>
            <w:kern w:val="2"/>
            <w:sz w:val="24"/>
            <w:lang w:val="en-US" w:eastAsia="zh-CN" w:bidi="ar-SA"/>
          </w:rPr>
          <w:t>拓扑</w:t>
        </w:r>
      </w:ins>
      <w:ins w:id="298" w:author="rwy" w:date="2025-09-09T13:36:05Z">
        <w:r>
          <w:rPr>
            <w:rFonts w:hint="eastAsia" w:ascii="Times New Roman" w:hAnsi="Times New Roman" w:eastAsia="宋体" w:cs="Times New Roman"/>
            <w:b w:val="0"/>
            <w:bCs w:val="0"/>
            <w:spacing w:val="-2"/>
            <w:kern w:val="2"/>
            <w:sz w:val="24"/>
            <w:lang w:val="en-US" w:eastAsia="zh-CN" w:bidi="ar-SA"/>
          </w:rPr>
          <w:t>调整</w:t>
        </w:r>
      </w:ins>
      <w:ins w:id="299" w:author="rwy" w:date="2025-09-09T13:36:05Z">
        <w:r>
          <w:rPr>
            <w:rFonts w:ascii="Times New Roman" w:hAnsi="Times New Roman" w:eastAsia="宋体" w:cs="Times New Roman"/>
            <w:b w:val="0"/>
            <w:bCs w:val="0"/>
            <w:spacing w:val="-2"/>
            <w:kern w:val="2"/>
            <w:sz w:val="24"/>
            <w:lang w:val="en-US" w:eastAsia="zh-CN" w:bidi="ar-SA"/>
          </w:rPr>
          <w:t>算法，核心思想是</w:t>
        </w:r>
      </w:ins>
      <w:ins w:id="300" w:author="rwy" w:date="2025-09-09T13:36:05Z">
        <w:r>
          <w:rPr>
            <w:rFonts w:hint="default" w:ascii="Times New Roman" w:hAnsi="Times New Roman" w:eastAsia="宋体" w:cs="Times New Roman"/>
            <w:spacing w:val="-2"/>
            <w:kern w:val="2"/>
            <w:sz w:val="24"/>
            <w:lang w:val="en-US" w:eastAsia="zh-CN" w:bidi="ar-SA"/>
          </w:rPr>
          <w:t>当检测到节点故障时，系统优先从故障节点所在的本地Raft组内选择性能最优且网络位置最近的候选节点进行拓扑重组。动态拓扑调整算法</w:t>
        </w:r>
      </w:ins>
      <w:ins w:id="301" w:author="rwy" w:date="2025-09-09T13:36:05Z">
        <w:r>
          <w:rPr>
            <w:rFonts w:hint="eastAsia" w:ascii="Times New Roman" w:hAnsi="Times New Roman" w:eastAsia="宋体" w:cs="Times New Roman"/>
            <w:spacing w:val="-2"/>
            <w:kern w:val="2"/>
            <w:sz w:val="24"/>
            <w:lang w:val="en-US" w:eastAsia="zh-CN" w:bidi="ar-SA"/>
          </w:rPr>
          <w:t>流程图如</w:t>
        </w:r>
      </w:ins>
      <w:ins w:id="302" w:author="rwy" w:date="2025-09-09T13:36:05Z">
        <w:r>
          <w:rPr>
            <w:rFonts w:hint="eastAsia" w:ascii="Times New Roman" w:hAnsi="Times New Roman" w:eastAsia="宋体" w:cs="Times New Roman"/>
            <w:spacing w:val="-2"/>
            <w:kern w:val="2"/>
            <w:sz w:val="24"/>
            <w:lang w:val="en-US" w:eastAsia="zh-CN" w:bidi="ar-SA"/>
          </w:rPr>
          <w:fldChar w:fldCharType="begin"/>
        </w:r>
      </w:ins>
      <w:ins w:id="303" w:author="rwy" w:date="2025-09-09T13:36:05Z">
        <w:r>
          <w:rPr>
            <w:rFonts w:hint="eastAsia" w:ascii="Times New Roman" w:hAnsi="Times New Roman" w:eastAsia="宋体" w:cs="Times New Roman"/>
            <w:spacing w:val="-2"/>
            <w:kern w:val="2"/>
            <w:sz w:val="24"/>
            <w:lang w:val="en-US" w:eastAsia="zh-CN" w:bidi="ar-SA"/>
          </w:rPr>
          <w:instrText xml:space="preserve"> REF _Ref24908 \h </w:instrText>
        </w:r>
      </w:ins>
      <w:ins w:id="304" w:author="rwy" w:date="2025-09-09T13:36:05Z">
        <w:r>
          <w:rPr>
            <w:rFonts w:hint="eastAsia" w:ascii="Times New Roman" w:hAnsi="Times New Roman" w:eastAsia="宋体" w:cs="Times New Roman"/>
            <w:spacing w:val="-2"/>
            <w:kern w:val="2"/>
            <w:sz w:val="24"/>
            <w:lang w:val="en-US" w:eastAsia="zh-CN" w:bidi="ar-SA"/>
          </w:rPr>
          <w:fldChar w:fldCharType="separate"/>
        </w:r>
      </w:ins>
      <w:ins w:id="305" w:author="rwy" w:date="2025-09-09T13:36:05Z">
        <w:r>
          <w:rPr>
            <w:rFonts w:ascii="Times New Roman" w:hAnsi="Times New Roman" w:eastAsia="宋体" w:cs="Times New Roman"/>
            <w:kern w:val="2"/>
            <w:sz w:val="24"/>
            <w:lang w:val="en-US" w:eastAsia="zh-CN" w:bidi="ar-SA"/>
          </w:rPr>
          <w:t xml:space="preserve">图 </w:t>
        </w:r>
      </w:ins>
      <w:ins w:id="306" w:author="rwy" w:date="2025-09-09T13:36:05Z">
        <w:r>
          <w:rPr>
            <w:rFonts w:ascii="Times New Roman" w:hAnsi="Times New Roman" w:eastAsia="宋体" w:cs="Times New Roman"/>
            <w:kern w:val="2"/>
            <w:sz w:val="24"/>
            <w:lang w:val="en-US" w:eastAsia="zh-CN" w:bidi="ar-SA"/>
          </w:rPr>
          <w:fldChar w:fldCharType="begin"/>
        </w:r>
      </w:ins>
      <w:ins w:id="307" w:author="rwy" w:date="2025-09-09T13:36:05Z">
        <w:r>
          <w:rPr>
            <w:rFonts w:ascii="Times New Roman" w:hAnsi="Times New Roman" w:eastAsia="宋体" w:cs="Times New Roman"/>
            <w:kern w:val="2"/>
            <w:sz w:val="24"/>
            <w:lang w:val="en-US" w:eastAsia="zh-CN" w:bidi="ar-SA"/>
          </w:rPr>
          <w:instrText xml:space="preserve"> STYLEREF 1 \s </w:instrText>
        </w:r>
      </w:ins>
      <w:ins w:id="308" w:author="rwy" w:date="2025-09-09T13:36:05Z">
        <w:r>
          <w:rPr>
            <w:rFonts w:ascii="Times New Roman" w:hAnsi="Times New Roman" w:eastAsia="宋体" w:cs="Times New Roman"/>
            <w:kern w:val="2"/>
            <w:sz w:val="24"/>
            <w:lang w:val="en-US" w:eastAsia="zh-CN" w:bidi="ar-SA"/>
          </w:rPr>
          <w:fldChar w:fldCharType="separate"/>
        </w:r>
      </w:ins>
      <w:ins w:id="309" w:author="rwy" w:date="2025-09-09T13:36:05Z">
        <w:r>
          <w:rPr>
            <w:rFonts w:ascii="Times New Roman" w:hAnsi="Times New Roman" w:eastAsia="宋体" w:cs="Times New Roman"/>
            <w:kern w:val="2"/>
            <w:sz w:val="24"/>
            <w:lang w:val="en-US" w:eastAsia="zh-CN" w:bidi="ar-SA"/>
          </w:rPr>
          <w:t>3</w:t>
        </w:r>
      </w:ins>
      <w:ins w:id="310" w:author="rwy" w:date="2025-09-09T13:36:05Z">
        <w:r>
          <w:rPr>
            <w:rFonts w:ascii="Times New Roman" w:hAnsi="Times New Roman" w:eastAsia="宋体" w:cs="Times New Roman"/>
            <w:kern w:val="2"/>
            <w:sz w:val="24"/>
            <w:lang w:val="en-US" w:eastAsia="zh-CN" w:bidi="ar-SA"/>
          </w:rPr>
          <w:fldChar w:fldCharType="end"/>
        </w:r>
      </w:ins>
      <w:ins w:id="311" w:author="rwy" w:date="2025-09-09T13:36:05Z">
        <w:r>
          <w:rPr>
            <w:rFonts w:hint="eastAsia" w:ascii="Times New Roman" w:hAnsi="Times New Roman" w:eastAsia="宋体" w:cs="Times New Roman"/>
            <w:kern w:val="2"/>
            <w:sz w:val="24"/>
            <w:lang w:val="en-US" w:eastAsia="zh-CN" w:bidi="ar-SA"/>
          </w:rPr>
          <w:t>-</w:t>
        </w:r>
      </w:ins>
      <w:ins w:id="312" w:author="rwy" w:date="2025-09-09T13:36:05Z">
        <w:r>
          <w:rPr>
            <w:rFonts w:ascii="Times New Roman" w:hAnsi="Times New Roman" w:eastAsia="宋体" w:cs="Times New Roman"/>
            <w:kern w:val="2"/>
            <w:sz w:val="24"/>
            <w:lang w:val="en-US" w:eastAsia="zh-CN" w:bidi="ar-SA"/>
          </w:rPr>
          <w:t>4</w:t>
        </w:r>
      </w:ins>
      <w:ins w:id="313" w:author="rwy" w:date="2025-09-09T13:36:05Z">
        <w:r>
          <w:rPr>
            <w:rFonts w:hint="eastAsia" w:ascii="Times New Roman" w:hAnsi="Times New Roman" w:eastAsia="宋体" w:cs="Times New Roman"/>
            <w:spacing w:val="-2"/>
            <w:kern w:val="2"/>
            <w:sz w:val="24"/>
            <w:lang w:val="en-US" w:eastAsia="zh-CN" w:bidi="ar-SA"/>
          </w:rPr>
          <w:fldChar w:fldCharType="end"/>
        </w:r>
      </w:ins>
      <w:ins w:id="314" w:author="rwy" w:date="2025-09-09T13:36:05Z">
        <w:r>
          <w:rPr>
            <w:rFonts w:hint="eastAsia" w:ascii="Times New Roman" w:hAnsi="Times New Roman" w:eastAsia="宋体" w:cs="Times New Roman"/>
            <w:spacing w:val="-2"/>
            <w:kern w:val="2"/>
            <w:sz w:val="24"/>
            <w:lang w:val="en-US" w:eastAsia="zh-CN" w:bidi="ar-SA"/>
          </w:rPr>
          <w:t>所示。</w:t>
        </w:r>
      </w:ins>
      <w:ins w:id="315" w:author="rwy" w:date="2025-09-09T13:36:05Z">
        <w:r>
          <w:rPr>
            <w:rFonts w:hint="default" w:ascii="Times New Roman" w:hAnsi="Times New Roman" w:eastAsia="宋体" w:cs="Times New Roman"/>
            <w:spacing w:val="-2"/>
            <w:kern w:val="2"/>
            <w:sz w:val="24"/>
            <w:lang w:val="en-US" w:eastAsia="zh-CN" w:bidi="ar-SA"/>
          </w:rPr>
          <w:t>具体而言，故障检测由拓扑邻接节点触发</w:t>
        </w:r>
      </w:ins>
      <w:ins w:id="316" w:author="rwy" w:date="2025-09-09T13:36:05Z">
        <w:r>
          <w:rPr>
            <w:rFonts w:hint="default"/>
            <w:spacing w:val="-2"/>
            <w:sz w:val="24"/>
            <w:lang w:val="en-US" w:eastAsia="zh-CN"/>
            <w:rPrChange w:id="317" w:author="rwy" w:date="2025-09-08T21:53:24Z">
              <w:rPr>
                <w:rFonts w:hint="eastAsia"/>
                <w:spacing w:val="-2"/>
                <w:sz w:val="24"/>
                <w:lang w:val="en-US" w:eastAsia="zh-CN"/>
              </w:rPr>
            </w:rPrChange>
          </w:rPr>
          <w:t>，其中</w:t>
        </w:r>
      </w:ins>
      <w:ins w:id="318" w:author="rwy" w:date="2025-09-09T13:36:05Z">
        <w:r>
          <w:rPr>
            <w:rFonts w:hint="default" w:ascii="Times New Roman" w:hAnsi="Times New Roman" w:eastAsia="宋体" w:cs="Times New Roman"/>
            <w:spacing w:val="-2"/>
            <w:kern w:val="2"/>
            <w:sz w:val="24"/>
            <w:lang w:val="en-US" w:eastAsia="zh-CN" w:bidi="ar-SA"/>
          </w:rPr>
          <w:t>第一层链式层</w:t>
        </w:r>
      </w:ins>
      <w:ins w:id="319" w:author="rwy" w:date="2025-09-09T13:36:05Z">
        <w:r>
          <w:rPr>
            <w:rFonts w:hint="default"/>
            <w:spacing w:val="-2"/>
            <w:sz w:val="24"/>
            <w:lang w:val="en-US" w:eastAsia="zh-CN"/>
            <w:rPrChange w:id="320" w:author="rwy" w:date="2025-09-08T21:53:24Z">
              <w:rPr>
                <w:rFonts w:hint="eastAsia"/>
                <w:spacing w:val="-2"/>
                <w:sz w:val="24"/>
                <w:lang w:val="en-US" w:eastAsia="zh-CN"/>
              </w:rPr>
            </w:rPrChange>
          </w:rPr>
          <w:t>的链首</w:t>
        </w:r>
      </w:ins>
      <w:ins w:id="321" w:author="rwy" w:date="2025-09-09T13:36:05Z">
        <w:r>
          <w:rPr>
            <w:rFonts w:hint="default" w:ascii="Times New Roman" w:hAnsi="Times New Roman" w:eastAsia="宋体" w:cs="Times New Roman"/>
            <w:spacing w:val="-2"/>
            <w:kern w:val="2"/>
            <w:sz w:val="24"/>
            <w:lang w:val="en-US" w:eastAsia="zh-CN" w:bidi="ar-SA"/>
          </w:rPr>
          <w:t>节点</w:t>
        </w:r>
      </w:ins>
      <w:ins w:id="322" w:author="rwy" w:date="2025-09-09T13:36:05Z">
        <w:del w:id="323" w:author="rwy" w:date="2025-09-08T18:38:12Z">
          <w:r>
            <w:rPr>
              <w:rFonts w:hint="default" w:ascii="Times New Roman" w:hAnsi="Times New Roman" w:eastAsia="宋体" w:cs="Times New Roman"/>
              <w:spacing w:val="-2"/>
              <w:kern w:val="2"/>
              <w:sz w:val="24"/>
              <w:lang w:val="en-US" w:eastAsia="zh-CN" w:bidi="ar-SA"/>
            </w:rPr>
            <w:delText>（Head）</w:delText>
          </w:r>
        </w:del>
      </w:ins>
      <w:ins w:id="324" w:author="rwy" w:date="2025-09-09T13:36:05Z">
        <w:r>
          <w:rPr>
            <w:rFonts w:hint="default" w:ascii="Times New Roman" w:hAnsi="Times New Roman" w:eastAsia="宋体" w:cs="Times New Roman"/>
            <w:spacing w:val="-2"/>
            <w:kern w:val="2"/>
            <w:sz w:val="24"/>
            <w:lang w:val="en-US" w:eastAsia="zh-CN" w:bidi="ar-SA"/>
          </w:rPr>
          <w:t>故障由其后继节点检测，</w:t>
        </w:r>
      </w:ins>
      <w:ins w:id="325" w:author="rwy" w:date="2025-09-09T13:36:05Z">
        <w:r>
          <w:rPr>
            <w:rFonts w:hint="eastAsia" w:ascii="Times New Roman" w:hAnsi="Times New Roman" w:eastAsia="宋体" w:cs="Times New Roman"/>
            <w:spacing w:val="-2"/>
            <w:kern w:val="2"/>
            <w:sz w:val="24"/>
            <w:lang w:val="en-US" w:eastAsia="zh-CN" w:bidi="ar-SA"/>
          </w:rPr>
          <w:t>链</w:t>
        </w:r>
      </w:ins>
      <w:ins w:id="326" w:author="rwy" w:date="2025-09-09T13:36:05Z">
        <w:r>
          <w:rPr>
            <w:rFonts w:hint="default" w:ascii="Times New Roman" w:hAnsi="Times New Roman" w:eastAsia="宋体" w:cs="Times New Roman"/>
            <w:spacing w:val="-2"/>
            <w:kern w:val="2"/>
            <w:sz w:val="24"/>
            <w:lang w:val="en-US" w:eastAsia="zh-CN" w:bidi="ar-SA"/>
          </w:rPr>
          <w:t>尾节点</w:t>
        </w:r>
      </w:ins>
      <w:ins w:id="327" w:author="rwy" w:date="2025-09-09T13:36:05Z">
        <w:del w:id="328" w:author="rwy" w:date="2025-09-08T18:38:15Z">
          <w:r>
            <w:rPr>
              <w:rFonts w:hint="default" w:ascii="Times New Roman" w:hAnsi="Times New Roman" w:eastAsia="宋体" w:cs="Times New Roman"/>
              <w:spacing w:val="-2"/>
              <w:kern w:val="2"/>
              <w:sz w:val="24"/>
              <w:lang w:val="en-US" w:eastAsia="zh-CN" w:bidi="ar-SA"/>
            </w:rPr>
            <w:delText>（Tail）</w:delText>
          </w:r>
        </w:del>
      </w:ins>
      <w:ins w:id="329" w:author="rwy" w:date="2025-09-09T13:36:05Z">
        <w:r>
          <w:rPr>
            <w:rFonts w:hint="default" w:ascii="Times New Roman" w:hAnsi="Times New Roman" w:eastAsia="宋体" w:cs="Times New Roman"/>
            <w:spacing w:val="-2"/>
            <w:kern w:val="2"/>
            <w:sz w:val="24"/>
            <w:lang w:val="en-US" w:eastAsia="zh-CN" w:bidi="ar-SA"/>
          </w:rPr>
          <w:t>和</w:t>
        </w:r>
      </w:ins>
      <w:ins w:id="330" w:author="rwy" w:date="2025-09-09T13:36:05Z">
        <w:r>
          <w:rPr>
            <w:rFonts w:hint="eastAsia" w:ascii="Times New Roman" w:hAnsi="Times New Roman" w:eastAsia="宋体" w:cs="Times New Roman"/>
            <w:spacing w:val="-2"/>
            <w:kern w:val="2"/>
            <w:sz w:val="24"/>
            <w:lang w:val="en-US" w:eastAsia="zh-CN" w:bidi="ar-SA"/>
          </w:rPr>
          <w:t>中继</w:t>
        </w:r>
      </w:ins>
      <w:ins w:id="331" w:author="rwy" w:date="2025-09-09T13:36:05Z">
        <w:r>
          <w:rPr>
            <w:rFonts w:hint="default" w:ascii="Times New Roman" w:hAnsi="Times New Roman" w:eastAsia="宋体" w:cs="Times New Roman"/>
            <w:spacing w:val="-2"/>
            <w:kern w:val="2"/>
            <w:sz w:val="24"/>
            <w:lang w:val="en-US" w:eastAsia="zh-CN" w:bidi="ar-SA"/>
          </w:rPr>
          <w:t>节点故障由其前驱节点检测</w:t>
        </w:r>
      </w:ins>
      <w:ins w:id="332" w:author="rwy" w:date="2025-09-09T13:36:05Z">
        <w:r>
          <w:rPr>
            <w:rFonts w:hint="eastAsia" w:ascii="Times New Roman" w:hAnsi="Times New Roman" w:eastAsia="宋体" w:cs="Times New Roman"/>
            <w:spacing w:val="-2"/>
            <w:kern w:val="2"/>
            <w:sz w:val="24"/>
            <w:lang w:val="en-US" w:eastAsia="zh-CN" w:bidi="ar-SA"/>
          </w:rPr>
          <w:t>，第二层分发层的跟随者节点</w:t>
        </w:r>
      </w:ins>
      <w:ins w:id="333" w:author="rwy" w:date="2025-09-09T13:36:05Z">
        <w:del w:id="334" w:author="rwy" w:date="2025-09-08T18:38:17Z">
          <w:r>
            <w:rPr>
              <w:rFonts w:hint="eastAsia" w:ascii="Times New Roman" w:hAnsi="Times New Roman" w:eastAsia="宋体" w:cs="Times New Roman"/>
              <w:spacing w:val="-2"/>
              <w:kern w:val="2"/>
              <w:sz w:val="24"/>
              <w:lang w:val="en-US" w:eastAsia="zh-CN" w:bidi="ar-SA"/>
            </w:rPr>
            <w:delText>（Follower）</w:delText>
          </w:r>
        </w:del>
      </w:ins>
      <w:ins w:id="335" w:author="rwy" w:date="2025-09-09T13:36:05Z">
        <w:r>
          <w:rPr>
            <w:rFonts w:hint="eastAsia" w:ascii="Times New Roman" w:hAnsi="Times New Roman" w:eastAsia="宋体" w:cs="Times New Roman"/>
            <w:spacing w:val="-2"/>
            <w:kern w:val="2"/>
            <w:sz w:val="24"/>
            <w:lang w:val="en-US" w:eastAsia="zh-CN" w:bidi="ar-SA"/>
          </w:rPr>
          <w:t>故障由本组所</w:t>
        </w:r>
      </w:ins>
      <w:ins w:id="336" w:author="rwy" w:date="2025-09-09T13:36:05Z">
        <w:del w:id="337" w:author="rwy" w:date="2025-09-08T18:38:26Z">
          <w:r>
            <w:rPr>
              <w:rFonts w:hint="eastAsia" w:ascii="Times New Roman" w:hAnsi="Times New Roman" w:eastAsia="宋体" w:cs="Times New Roman"/>
              <w:spacing w:val="-2"/>
              <w:kern w:val="2"/>
              <w:sz w:val="24"/>
              <w:lang w:val="en-US" w:eastAsia="zh-CN" w:bidi="ar-SA"/>
            </w:rPr>
            <w:delText>Raft</w:delText>
          </w:r>
        </w:del>
      </w:ins>
      <w:ins w:id="338" w:author="rwy" w:date="2025-09-09T13:36:05Z">
        <w:r>
          <w:rPr>
            <w:rFonts w:hint="eastAsia" w:ascii="Times New Roman" w:hAnsi="Times New Roman" w:eastAsia="宋体" w:cs="Times New Roman"/>
            <w:spacing w:val="-2"/>
            <w:kern w:val="2"/>
            <w:sz w:val="24"/>
            <w:lang w:val="en-US" w:eastAsia="zh-CN" w:bidi="ar-SA"/>
          </w:rPr>
          <w:t>对应领导者</w:t>
        </w:r>
      </w:ins>
      <w:ins w:id="339" w:author="rwy" w:date="2025-09-09T13:36:05Z">
        <w:del w:id="340" w:author="rwy" w:date="2025-09-08T18:38:19Z">
          <w:r>
            <w:rPr>
              <w:rFonts w:hint="eastAsia" w:ascii="Times New Roman" w:hAnsi="Times New Roman" w:eastAsia="宋体" w:cs="Times New Roman"/>
              <w:spacing w:val="-2"/>
              <w:kern w:val="2"/>
              <w:sz w:val="24"/>
              <w:lang w:val="en-US" w:eastAsia="zh-CN" w:bidi="ar-SA"/>
            </w:rPr>
            <w:delText>（Leader）</w:delText>
          </w:r>
        </w:del>
      </w:ins>
      <w:ins w:id="341" w:author="rwy" w:date="2025-09-09T13:36:05Z">
        <w:r>
          <w:rPr>
            <w:rFonts w:hint="eastAsia" w:ascii="Times New Roman" w:hAnsi="Times New Roman" w:eastAsia="宋体" w:cs="Times New Roman"/>
            <w:spacing w:val="-2"/>
            <w:kern w:val="2"/>
            <w:sz w:val="24"/>
            <w:lang w:val="en-US" w:eastAsia="zh-CN" w:bidi="ar-SA"/>
          </w:rPr>
          <w:t>检测</w:t>
        </w:r>
      </w:ins>
      <w:ins w:id="342" w:author="rwy" w:date="2025-09-09T13:36:05Z">
        <w:r>
          <w:rPr>
            <w:rFonts w:hint="default" w:ascii="Times New Roman" w:hAnsi="Times New Roman" w:eastAsia="宋体" w:cs="Times New Roman"/>
            <w:spacing w:val="-2"/>
            <w:kern w:val="2"/>
            <w:sz w:val="24"/>
            <w:lang w:val="en-US" w:eastAsia="zh-CN" w:bidi="ar-SA"/>
          </w:rPr>
          <w:t>。这种分布式的检测机制避免了单点瓶颈，能够快速感知节点失效并触发恢复流程。</w:t>
        </w:r>
      </w:ins>
    </w:p>
    <w:p w14:paraId="6EAB80E3">
      <w:pPr>
        <w:keepNext w:val="0"/>
        <w:keepLines w:val="0"/>
        <w:numPr>
          <w:ilvl w:val="-1"/>
          <w:numId w:val="0"/>
        </w:numPr>
        <w:wordWrap w:val="0"/>
        <w:adjustRightInd w:val="0"/>
        <w:snapToGrid/>
        <w:spacing w:line="300" w:lineRule="auto"/>
        <w:ind w:firstLine="472" w:firstLineChars="200"/>
        <w:jc w:val="center"/>
        <w:rPr>
          <w:ins w:id="344" w:author="rwy" w:date="2025-09-09T13:36:05Z"/>
          <w:rFonts w:hint="default" w:ascii="Times New Roman" w:hAnsi="Times New Roman" w:eastAsia="宋体" w:cs="Times New Roman"/>
          <w:spacing w:val="-2"/>
          <w:kern w:val="2"/>
          <w:sz w:val="24"/>
          <w:lang w:val="en-US" w:eastAsia="zh-CN" w:bidi="ar-SA"/>
        </w:rPr>
        <w:pPrChange w:id="343" w:author="rwy" w:date="2025-09-08T22:21:53Z">
          <w:pPr>
            <w:numPr>
              <w:ilvl w:val="0"/>
              <w:numId w:val="0"/>
            </w:numPr>
            <w:ind w:firstLine="479" w:firstLineChars="203"/>
          </w:pPr>
        </w:pPrChange>
      </w:pPr>
      <w:ins w:id="345" w:author="rwy" w:date="2025-09-09T13:36:05Z">
        <w:r>
          <w:rPr>
            <w:rFonts w:hint="default" w:ascii="Times New Roman" w:hAnsi="Times New Roman" w:eastAsia="宋体" w:cs="Times New Roman"/>
            <w:spacing w:val="-2"/>
            <w:kern w:val="2"/>
            <w:sz w:val="24"/>
            <w:lang w:val="en-US" w:eastAsia="zh-CN" w:bidi="ar-SA"/>
          </w:rPr>
          <w:drawing>
            <wp:inline distT="0" distB="0" distL="114300" distR="114300">
              <wp:extent cx="2738120" cy="5767705"/>
              <wp:effectExtent l="0" t="0" r="5080" b="8255"/>
              <wp:docPr id="36" name="图片 36" descr="动态拓扑调整算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动态拓扑调整算法"/>
                      <pic:cNvPicPr>
                        <a:picLocks noChangeAspect="1"/>
                      </pic:cNvPicPr>
                    </pic:nvPicPr>
                    <pic:blipFill>
                      <a:blip r:embed="rId8"/>
                      <a:stretch>
                        <a:fillRect/>
                      </a:stretch>
                    </pic:blipFill>
                    <pic:spPr>
                      <a:xfrm>
                        <a:off x="0" y="0"/>
                        <a:ext cx="2738120" cy="5767705"/>
                      </a:xfrm>
                      <a:prstGeom prst="rect">
                        <a:avLst/>
                      </a:prstGeom>
                    </pic:spPr>
                  </pic:pic>
                </a:graphicData>
              </a:graphic>
            </wp:inline>
          </w:drawing>
        </w:r>
      </w:ins>
    </w:p>
    <w:p w14:paraId="5BB08270">
      <w:pPr>
        <w:keepNext w:val="0"/>
        <w:keepLines w:val="0"/>
        <w:numPr>
          <w:ilvl w:val="-1"/>
          <w:numId w:val="0"/>
        </w:numPr>
        <w:wordWrap w:val="0"/>
        <w:adjustRightInd w:val="0"/>
        <w:snapToGrid/>
        <w:spacing w:line="360" w:lineRule="auto"/>
        <w:ind w:firstLine="420" w:firstLineChars="200"/>
        <w:jc w:val="center"/>
        <w:rPr>
          <w:ins w:id="348" w:author="rwy" w:date="2025-09-09T13:36:05Z"/>
          <w:rFonts w:hint="eastAsia" w:ascii="Times New Roman" w:hAnsi="Times New Roman" w:eastAsia="宋体" w:cs="Times New Roman"/>
          <w:spacing w:val="-2"/>
          <w:kern w:val="2"/>
          <w:sz w:val="24"/>
          <w:lang w:val="en-US" w:eastAsia="zh-CN" w:bidi="ar-SA"/>
        </w:rPr>
        <w:pPrChange w:id="347" w:author="rwy" w:date="2025-09-08T22:21:53Z">
          <w:pPr>
            <w:numPr>
              <w:ilvl w:val="0"/>
              <w:numId w:val="0"/>
            </w:numPr>
            <w:ind w:firstLine="479" w:firstLineChars="203"/>
          </w:pPr>
        </w:pPrChange>
      </w:pPr>
      <w:ins w:id="349" w:author="rwy" w:date="2025-09-09T13:36:05Z">
        <w:bookmarkStart w:id="8" w:name="_Ref24908"/>
        <w:r>
          <w:rPr>
            <w:rFonts w:ascii="Times New Roman" w:hAnsi="Times New Roman" w:eastAsia="宋体" w:cs="Times New Roman"/>
            <w:kern w:val="2"/>
            <w:sz w:val="21"/>
            <w:lang w:val="en-US" w:eastAsia="zh-CN" w:bidi="ar-SA"/>
          </w:rPr>
          <w:t xml:space="preserve">图 </w:t>
        </w:r>
      </w:ins>
      <w:ins w:id="350" w:author="rwy" w:date="2025-09-09T13:36:05Z">
        <w:r>
          <w:rPr>
            <w:rFonts w:ascii="Times New Roman" w:hAnsi="Times New Roman" w:eastAsia="宋体" w:cs="Times New Roman"/>
            <w:kern w:val="2"/>
            <w:sz w:val="21"/>
            <w:lang w:val="en-US" w:eastAsia="zh-CN" w:bidi="ar-SA"/>
          </w:rPr>
          <w:fldChar w:fldCharType="begin"/>
        </w:r>
      </w:ins>
      <w:ins w:id="351" w:author="rwy" w:date="2025-09-09T13:36:05Z">
        <w:r>
          <w:rPr>
            <w:rFonts w:ascii="Times New Roman" w:hAnsi="Times New Roman" w:eastAsia="宋体" w:cs="Times New Roman"/>
            <w:kern w:val="2"/>
            <w:sz w:val="21"/>
            <w:lang w:val="en-US" w:eastAsia="zh-CN" w:bidi="ar-SA"/>
          </w:rPr>
          <w:instrText xml:space="preserve"> STYLEREF 1 \s </w:instrText>
        </w:r>
      </w:ins>
      <w:ins w:id="352" w:author="rwy" w:date="2025-09-09T13:36:05Z">
        <w:r>
          <w:rPr>
            <w:rFonts w:ascii="Times New Roman" w:hAnsi="Times New Roman" w:eastAsia="宋体" w:cs="Times New Roman"/>
            <w:kern w:val="2"/>
            <w:sz w:val="21"/>
            <w:lang w:val="en-US" w:eastAsia="zh-CN" w:bidi="ar-SA"/>
          </w:rPr>
          <w:fldChar w:fldCharType="separate"/>
        </w:r>
      </w:ins>
      <w:ins w:id="353" w:author="rwy" w:date="2025-09-09T13:36:05Z">
        <w:r>
          <w:rPr>
            <w:rFonts w:ascii="Times New Roman" w:hAnsi="Times New Roman" w:eastAsia="宋体" w:cs="Times New Roman"/>
            <w:kern w:val="2"/>
            <w:sz w:val="21"/>
            <w:lang w:val="en-US" w:eastAsia="zh-CN" w:bidi="ar-SA"/>
          </w:rPr>
          <w:t>3</w:t>
        </w:r>
      </w:ins>
      <w:ins w:id="354" w:author="rwy" w:date="2025-09-09T13:36:05Z">
        <w:r>
          <w:rPr>
            <w:rFonts w:ascii="Times New Roman" w:hAnsi="Times New Roman" w:eastAsia="宋体" w:cs="Times New Roman"/>
            <w:kern w:val="2"/>
            <w:sz w:val="21"/>
            <w:lang w:val="en-US" w:eastAsia="zh-CN" w:bidi="ar-SA"/>
          </w:rPr>
          <w:fldChar w:fldCharType="end"/>
        </w:r>
      </w:ins>
      <w:ins w:id="355" w:author="rwy" w:date="2025-09-09T13:36:05Z">
        <w:r>
          <w:rPr>
            <w:rFonts w:hint="eastAsia" w:ascii="Times New Roman" w:hAnsi="Times New Roman" w:eastAsia="宋体" w:cs="Times New Roman"/>
            <w:kern w:val="2"/>
            <w:sz w:val="21"/>
            <w:lang w:val="en-US" w:eastAsia="zh-CN" w:bidi="ar-SA"/>
          </w:rPr>
          <w:t>-</w:t>
        </w:r>
      </w:ins>
      <w:ins w:id="356" w:author="rwy" w:date="2025-09-09T13:36:05Z">
        <w:r>
          <w:rPr>
            <w:rFonts w:ascii="Times New Roman" w:hAnsi="Times New Roman" w:eastAsia="宋体" w:cs="Times New Roman"/>
            <w:kern w:val="2"/>
            <w:sz w:val="21"/>
            <w:lang w:val="en-US" w:eastAsia="zh-CN" w:bidi="ar-SA"/>
          </w:rPr>
          <w:fldChar w:fldCharType="begin"/>
        </w:r>
      </w:ins>
      <w:ins w:id="357" w:author="rwy" w:date="2025-09-09T13:36:05Z">
        <w:r>
          <w:rPr>
            <w:rFonts w:ascii="Times New Roman" w:hAnsi="Times New Roman" w:eastAsia="宋体" w:cs="Times New Roman"/>
            <w:kern w:val="2"/>
            <w:sz w:val="21"/>
            <w:lang w:val="en-US" w:eastAsia="zh-CN" w:bidi="ar-SA"/>
          </w:rPr>
          <w:instrText xml:space="preserve"> SEQ 图 \* ARABIC \s 1 </w:instrText>
        </w:r>
      </w:ins>
      <w:ins w:id="358" w:author="rwy" w:date="2025-09-09T13:36:05Z">
        <w:r>
          <w:rPr>
            <w:rFonts w:ascii="Times New Roman" w:hAnsi="Times New Roman" w:eastAsia="宋体" w:cs="Times New Roman"/>
            <w:kern w:val="2"/>
            <w:sz w:val="21"/>
            <w:lang w:val="en-US" w:eastAsia="zh-CN" w:bidi="ar-SA"/>
          </w:rPr>
          <w:fldChar w:fldCharType="separate"/>
        </w:r>
      </w:ins>
      <w:ins w:id="359" w:author="rwy" w:date="2025-09-09T13:36:05Z">
        <w:r>
          <w:rPr>
            <w:rFonts w:ascii="Times New Roman" w:hAnsi="Times New Roman" w:eastAsia="宋体" w:cs="Times New Roman"/>
            <w:kern w:val="2"/>
            <w:sz w:val="21"/>
            <w:lang w:val="en-US" w:eastAsia="zh-CN" w:bidi="ar-SA"/>
          </w:rPr>
          <w:t>4</w:t>
        </w:r>
      </w:ins>
      <w:ins w:id="360" w:author="rwy" w:date="2025-09-09T13:36:05Z">
        <w:r>
          <w:rPr>
            <w:rFonts w:ascii="Times New Roman" w:hAnsi="Times New Roman" w:eastAsia="宋体" w:cs="Times New Roman"/>
            <w:kern w:val="2"/>
            <w:sz w:val="21"/>
            <w:lang w:val="en-US" w:eastAsia="zh-CN" w:bidi="ar-SA"/>
          </w:rPr>
          <w:fldChar w:fldCharType="end"/>
        </w:r>
        <w:bookmarkEnd w:id="8"/>
      </w:ins>
      <w:ins w:id="361" w:author="rwy" w:date="2025-09-09T13:36:05Z">
        <w:r>
          <w:rPr>
            <w:rFonts w:hint="eastAsia" w:ascii="Times New Roman" w:hAnsi="Times New Roman" w:eastAsia="宋体" w:cs="Times New Roman"/>
            <w:kern w:val="2"/>
            <w:sz w:val="21"/>
            <w:lang w:val="en-US" w:eastAsia="zh-CN" w:bidi="ar-SA"/>
          </w:rPr>
          <w:t>动态拓扑调整算法流程图</w:t>
        </w:r>
      </w:ins>
    </w:p>
    <w:p w14:paraId="46A0CED6">
      <w:pPr>
        <w:keepNext w:val="0"/>
        <w:keepLines w:val="0"/>
        <w:numPr>
          <w:ilvl w:val="-1"/>
          <w:numId w:val="0"/>
        </w:numPr>
        <w:wordWrap w:val="0"/>
        <w:adjustRightInd w:val="0"/>
        <w:snapToGrid/>
        <w:spacing w:line="300" w:lineRule="auto"/>
        <w:ind w:firstLine="472" w:firstLineChars="200"/>
        <w:jc w:val="center"/>
        <w:rPr>
          <w:ins w:id="363" w:author="rwy" w:date="2025-09-09T13:36:05Z"/>
          <w:rFonts w:hint="default" w:ascii="Times New Roman" w:hAnsi="Times New Roman" w:eastAsia="宋体" w:cs="Times New Roman"/>
          <w:spacing w:val="-2"/>
          <w:kern w:val="2"/>
          <w:sz w:val="24"/>
          <w:lang w:val="en-US" w:eastAsia="zh-CN" w:bidi="ar-SA"/>
        </w:rPr>
        <w:pPrChange w:id="362" w:author="rwy" w:date="2025-09-08T22:21:53Z">
          <w:pPr>
            <w:numPr>
              <w:ilvl w:val="0"/>
              <w:numId w:val="0"/>
            </w:numPr>
            <w:ind w:firstLine="479" w:firstLineChars="203"/>
          </w:pPr>
        </w:pPrChange>
      </w:pPr>
      <w:ins w:id="364" w:author="rwy" w:date="2025-09-09T13:36:05Z">
        <w:del w:id="365" w:author="rwy" w:date="2025-09-08T21:56:59Z">
          <w:r>
            <w:rPr>
              <w:rFonts w:hint="default" w:ascii="Times New Roman" w:hAnsi="Times New Roman" w:eastAsia="宋体" w:cs="Times New Roman"/>
              <w:spacing w:val="-2"/>
              <w:kern w:val="2"/>
              <w:sz w:val="24"/>
              <w:lang w:val="en-US" w:eastAsia="zh-CN" w:bidi="ar-SA"/>
            </w:rPr>
            <w:delText>触发节点根据性能指标计算候选节点的加权得分，</w:delText>
          </w:r>
        </w:del>
      </w:ins>
      <w:ins w:id="366" w:author="rwy" w:date="2025-09-09T13:36:05Z">
        <w:del w:id="367" w:author="rwy" w:date="2025-09-08T21:56:59Z">
          <w:r>
            <w:rPr>
              <w:rFonts w:hint="default"/>
              <w:color w:val="0000FF"/>
              <w:spacing w:val="-2"/>
              <w:sz w:val="24"/>
              <w:lang w:val="en-US" w:eastAsia="zh-CN"/>
              <w:rPrChange w:id="368" w:author="rwy" w:date="2025-09-08T18:41:57Z">
                <w:rPr>
                  <w:rFonts w:hint="default"/>
                  <w:spacing w:val="-2"/>
                  <w:sz w:val="24"/>
                  <w:lang w:val="en-US" w:eastAsia="zh-CN"/>
                </w:rPr>
              </w:rPrChange>
            </w:rPr>
            <w:delText>并引入局部性奖励因子，优先选择与原节点处于同一物理机架或可用区的节点</w:delText>
          </w:r>
        </w:del>
      </w:ins>
      <w:ins w:id="369" w:author="rwy" w:date="2025-09-09T13:36:05Z">
        <w:del w:id="370" w:author="rwy" w:date="2025-09-08T21:56:59Z">
          <w:r>
            <w:rPr>
              <w:rFonts w:hint="default" w:ascii="Times New Roman" w:hAnsi="Times New Roman" w:eastAsia="宋体" w:cs="Times New Roman"/>
              <w:spacing w:val="-2"/>
              <w:kern w:val="2"/>
              <w:sz w:val="24"/>
              <w:lang w:val="en-US" w:eastAsia="zh-CN" w:bidi="ar-SA"/>
            </w:rPr>
            <w:delText>，以降低后续通信成本。在选定新节点后，系统并不立即进行流量切换，而是首先进入预同步阶段。新节点从本组其他副本通过快照同步最新状态</w:delText>
          </w:r>
        </w:del>
      </w:ins>
      <w:ins w:id="371" w:author="rwy" w:date="2025-09-09T13:36:05Z">
        <w:del w:id="372" w:author="rwy" w:date="2025-09-08T21:56:59Z">
          <w:r>
            <w:rPr>
              <w:rFonts w:hint="eastAsia" w:ascii="Times New Roman" w:hAnsi="Times New Roman" w:eastAsia="宋体" w:cs="Times New Roman"/>
              <w:spacing w:val="-2"/>
              <w:kern w:val="2"/>
              <w:sz w:val="24"/>
              <w:lang w:val="en-US" w:eastAsia="zh-CN" w:bidi="ar-SA"/>
            </w:rPr>
            <w:delText>后再进行</w:delText>
          </w:r>
        </w:del>
      </w:ins>
      <w:ins w:id="373" w:author="rwy" w:date="2025-09-09T13:36:05Z">
        <w:del w:id="374" w:author="rwy" w:date="2025-09-08T21:56:59Z">
          <w:r>
            <w:rPr>
              <w:rFonts w:hint="default" w:ascii="Times New Roman" w:hAnsi="Times New Roman" w:eastAsia="宋体" w:cs="Times New Roman"/>
              <w:spacing w:val="-2"/>
              <w:kern w:val="2"/>
              <w:sz w:val="24"/>
              <w:lang w:val="en-US" w:eastAsia="zh-CN" w:bidi="ar-SA"/>
            </w:rPr>
            <w:delText>新节点的接入。</w:delText>
          </w:r>
        </w:del>
      </w:ins>
    </w:p>
    <w:p w14:paraId="52877B3E">
      <w:pPr>
        <w:keepNext w:val="0"/>
        <w:keepLines w:val="0"/>
        <w:pageBreakBefore w:val="0"/>
        <w:widowControl w:val="0"/>
        <w:numPr>
          <w:ilvl w:val="0"/>
          <w:numId w:val="0"/>
        </w:numPr>
        <w:kinsoku/>
        <w:wordWrap w:val="0"/>
        <w:overflowPunct/>
        <w:topLinePunct w:val="0"/>
        <w:autoSpaceDE/>
        <w:autoSpaceDN/>
        <w:bidi w:val="0"/>
        <w:adjustRightInd w:val="0"/>
        <w:snapToGrid/>
        <w:spacing w:line="300" w:lineRule="auto"/>
        <w:ind w:left="0" w:right="0" w:firstLine="472" w:firstLineChars="200"/>
        <w:jc w:val="both"/>
        <w:textAlignment w:val="auto"/>
        <w:rPr>
          <w:ins w:id="375" w:author="rwy" w:date="2025-09-09T13:36:05Z"/>
          <w:del w:id="376" w:author="rwy" w:date="2025-09-08T21:54:37Z"/>
          <w:rFonts w:hint="default"/>
          <w:spacing w:val="-2"/>
          <w:sz w:val="24"/>
          <w:szCs w:val="20"/>
          <w:lang w:val="en-US" w:eastAsia="zh-CN"/>
        </w:rPr>
      </w:pPr>
      <w:ins w:id="377" w:author="rwy" w:date="2025-09-09T13:36:05Z">
        <w:del w:id="378" w:author="rwy" w:date="2025-09-08T21:54:37Z">
          <w:r>
            <w:rPr>
              <w:rFonts w:hint="default"/>
              <w:spacing w:val="-2"/>
              <w:sz w:val="24"/>
              <w:szCs w:val="20"/>
              <w:lang w:val="en-US" w:eastAsia="zh-CN"/>
            </w:rPr>
            <w:delText>故障检测是拓扑调整的触发起点，其职责遵循分布式原则被赋予拓扑中的邻接节点。具体而言，第一层链式层中的头节点（Head）故障由其直接后继节点监控，尾节点（Tail）及中间中继节点的故障则由其各自的前驱节点负责检测；在第二层星型分发层中，跟随者节点（ENode）的故障则由其所属Raft组的领导者（CNode）进行探测。这种分布式的检测机制避免了单点瓶颈，能够快速感知节点失效并触发恢复流程。</w:delText>
          </w:r>
        </w:del>
      </w:ins>
    </w:p>
    <w:p w14:paraId="0C4AD136">
      <w:pPr>
        <w:keepNext w:val="0"/>
        <w:keepLines w:val="0"/>
        <w:pageBreakBefore w:val="0"/>
        <w:widowControl w:val="0"/>
        <w:numPr>
          <w:ilvl w:val="0"/>
          <w:numId w:val="0"/>
        </w:numPr>
        <w:kinsoku/>
        <w:wordWrap w:val="0"/>
        <w:overflowPunct/>
        <w:topLinePunct w:val="0"/>
        <w:autoSpaceDE/>
        <w:autoSpaceDN/>
        <w:bidi w:val="0"/>
        <w:adjustRightInd w:val="0"/>
        <w:snapToGrid/>
        <w:spacing w:line="300" w:lineRule="auto"/>
        <w:ind w:left="0" w:right="0" w:firstLine="472" w:firstLineChars="200"/>
        <w:jc w:val="both"/>
        <w:textAlignment w:val="auto"/>
        <w:rPr>
          <w:ins w:id="379" w:author="rwy" w:date="2025-09-09T13:36:05Z"/>
          <w:rFonts w:hint="default"/>
          <w:spacing w:val="-2"/>
          <w:sz w:val="24"/>
          <w:szCs w:val="20"/>
          <w:lang w:val="en-US" w:eastAsia="zh-CN"/>
        </w:rPr>
      </w:pPr>
      <w:ins w:id="380" w:author="rwy" w:date="2025-09-09T13:36:05Z">
        <w:r>
          <w:rPr>
            <w:rFonts w:hint="default"/>
            <w:spacing w:val="-2"/>
            <w:sz w:val="24"/>
            <w:szCs w:val="20"/>
            <w:lang w:val="en-US" w:eastAsia="zh-CN"/>
          </w:rPr>
          <w:t>一旦检测到节点故障，系统立即启动基于多维加权评分的候选节点选举算法。该算法由触发节点向故障节点所在的本地Raft组内发起，核心在于从存活的副本中遴选出性能最优的替代者。评估函数综合考量节点的实时性能指标，包括CPU利用率、网络延迟</w:t>
        </w:r>
      </w:ins>
      <w:ins w:id="381" w:author="rwy" w:date="2025-09-09T13:36:05Z">
        <w:del w:id="382" w:author="rwy" w:date="2025-09-08T21:55:32Z">
          <w:r>
            <w:rPr>
              <w:rFonts w:hint="default"/>
              <w:spacing w:val="-2"/>
              <w:sz w:val="24"/>
              <w:szCs w:val="20"/>
              <w:lang w:val="en-US" w:eastAsia="zh-CN"/>
            </w:rPr>
            <w:delText>（如P99往返时延与抖动）</w:delText>
          </w:r>
        </w:del>
      </w:ins>
      <w:ins w:id="383" w:author="rwy" w:date="2025-09-09T13:36:05Z">
        <w:r>
          <w:rPr>
            <w:rFonts w:hint="default"/>
            <w:spacing w:val="-2"/>
            <w:sz w:val="24"/>
            <w:szCs w:val="20"/>
            <w:lang w:val="en-US" w:eastAsia="zh-CN"/>
          </w:rPr>
          <w:t>以及请求队列深度，并通过赋予各指标相应权重</w:t>
        </w:r>
      </w:ins>
      <w:ins w:id="384" w:author="rwy" w:date="2025-09-09T13:36:05Z">
        <w:del w:id="385" w:author="rwy" w:date="2025-09-08T21:55:36Z">
          <w:r>
            <w:rPr>
              <w:rFonts w:hint="default"/>
              <w:spacing w:val="-2"/>
              <w:sz w:val="24"/>
              <w:szCs w:val="20"/>
              <w:lang w:val="en-US" w:eastAsia="zh-CN"/>
            </w:rPr>
            <w:delText>（如0.4:0.3:0.3）</w:delText>
          </w:r>
        </w:del>
      </w:ins>
      <w:ins w:id="386" w:author="rwy" w:date="2025-09-09T13:36:05Z">
        <w:r>
          <w:rPr>
            <w:rFonts w:hint="default"/>
            <w:spacing w:val="-2"/>
            <w:sz w:val="24"/>
            <w:szCs w:val="20"/>
            <w:lang w:val="en-US" w:eastAsia="zh-CN"/>
          </w:rPr>
          <w:t>计算得出综合得分。为优化后续通信效率，算法还引入了局部性奖励因子，优先选择与原节点处于同一物理机架或可用区的候选节点，以期降低跨域通信开销。</w:t>
        </w:r>
      </w:ins>
    </w:p>
    <w:p w14:paraId="704F3EA2">
      <w:pPr>
        <w:keepNext w:val="0"/>
        <w:keepLines w:val="0"/>
        <w:pageBreakBefore w:val="0"/>
        <w:widowControl w:val="0"/>
        <w:numPr>
          <w:ilvl w:val="0"/>
          <w:numId w:val="0"/>
        </w:numPr>
        <w:kinsoku/>
        <w:wordWrap w:val="0"/>
        <w:overflowPunct/>
        <w:topLinePunct w:val="0"/>
        <w:autoSpaceDE/>
        <w:autoSpaceDN/>
        <w:bidi w:val="0"/>
        <w:adjustRightInd w:val="0"/>
        <w:snapToGrid/>
        <w:spacing w:line="300" w:lineRule="auto"/>
        <w:ind w:left="0" w:right="0" w:firstLine="472" w:firstLineChars="200"/>
        <w:jc w:val="both"/>
        <w:textAlignment w:val="auto"/>
        <w:rPr>
          <w:ins w:id="387" w:author="rwy" w:date="2025-09-09T13:36:05Z"/>
          <w:rFonts w:hint="default"/>
          <w:spacing w:val="-2"/>
          <w:sz w:val="24"/>
          <w:szCs w:val="20"/>
          <w:lang w:val="en-US" w:eastAsia="zh-CN"/>
        </w:rPr>
      </w:pPr>
      <w:ins w:id="388" w:author="rwy" w:date="2025-09-09T13:36:05Z">
        <w:r>
          <w:rPr>
            <w:rFonts w:hint="default"/>
            <w:spacing w:val="-2"/>
            <w:sz w:val="24"/>
            <w:szCs w:val="20"/>
            <w:lang w:val="en-US" w:eastAsia="zh-CN"/>
          </w:rPr>
          <w:t>在选定新节点后，系统并不立即进行流量切换，而是</w:t>
        </w:r>
      </w:ins>
      <w:ins w:id="389" w:author="rwy" w:date="2025-09-09T13:36:05Z">
        <w:del w:id="390" w:author="rwy" w:date="2025-09-08T21:59:16Z">
          <w:r>
            <w:rPr>
              <w:rFonts w:hint="default"/>
              <w:spacing w:val="-2"/>
              <w:sz w:val="24"/>
              <w:szCs w:val="20"/>
              <w:lang w:val="en-US" w:eastAsia="zh-CN"/>
            </w:rPr>
            <w:delText>进入一个关键</w:delText>
          </w:r>
        </w:del>
      </w:ins>
      <w:ins w:id="391" w:author="rwy" w:date="2025-09-09T13:36:05Z">
        <w:r>
          <w:rPr>
            <w:rFonts w:hint="eastAsia" w:ascii="Times New Roman" w:eastAsia="宋体"/>
            <w:spacing w:val="-2"/>
            <w:sz w:val="24"/>
            <w:szCs w:val="20"/>
            <w:lang w:val="en-US" w:eastAsia="zh-CN"/>
          </w:rPr>
          <w:t>通过</w:t>
        </w:r>
      </w:ins>
      <w:ins w:id="392" w:author="rwy" w:date="2025-09-09T13:36:05Z">
        <w:del w:id="393" w:author="rwy" w:date="2025-09-08T21:59:19Z">
          <w:r>
            <w:rPr>
              <w:rFonts w:hint="default"/>
              <w:spacing w:val="-2"/>
              <w:sz w:val="24"/>
              <w:szCs w:val="20"/>
              <w:lang w:val="en-US" w:eastAsia="zh-CN"/>
            </w:rPr>
            <w:delText>的</w:delText>
          </w:r>
        </w:del>
      </w:ins>
      <w:ins w:id="394" w:author="rwy" w:date="2025-09-09T13:36:05Z">
        <w:r>
          <w:rPr>
            <w:rFonts w:hint="default"/>
            <w:spacing w:val="-2"/>
            <w:sz w:val="24"/>
            <w:szCs w:val="20"/>
            <w:lang w:val="en-US" w:eastAsia="zh-CN"/>
          </w:rPr>
          <w:t>预同步阶段</w:t>
        </w:r>
      </w:ins>
      <w:ins w:id="395" w:author="rwy" w:date="2025-09-09T13:36:05Z">
        <w:del w:id="396" w:author="rwy" w:date="2025-09-08T21:59:31Z">
          <w:r>
            <w:rPr>
              <w:rFonts w:hint="default"/>
              <w:spacing w:val="-2"/>
              <w:sz w:val="24"/>
              <w:szCs w:val="20"/>
              <w:lang w:val="en-US" w:eastAsia="zh-CN"/>
            </w:rPr>
            <w:delText>，以此保障状态一致性并避免脑裂风险。新候选节点需首先从组内其他副本通过快照同步最新状态数据，快速追平至最近一个一致点，随后异步重放后续增量日志条目。直至其</w:delText>
          </w:r>
        </w:del>
      </w:ins>
      <w:ins w:id="397" w:author="rwy" w:date="2025-09-09T13:36:05Z">
        <w:r>
          <w:rPr>
            <w:rFonts w:hint="eastAsia" w:ascii="Times New Roman" w:eastAsia="宋体"/>
            <w:spacing w:val="-2"/>
            <w:sz w:val="24"/>
            <w:szCs w:val="20"/>
            <w:lang w:val="en-US" w:eastAsia="zh-CN"/>
          </w:rPr>
          <w:t>使该节点</w:t>
        </w:r>
      </w:ins>
      <w:ins w:id="398" w:author="rwy" w:date="2025-09-09T13:36:05Z">
        <w:r>
          <w:rPr>
            <w:rFonts w:hint="default"/>
            <w:spacing w:val="-2"/>
            <w:sz w:val="24"/>
            <w:szCs w:val="20"/>
            <w:lang w:val="en-US" w:eastAsia="zh-CN"/>
          </w:rPr>
          <w:t>状态与组内多数派</w:t>
        </w:r>
      </w:ins>
      <w:ins w:id="399" w:author="rwy" w:date="2025-09-09T13:36:05Z">
        <w:del w:id="400" w:author="rwy" w:date="2025-09-08T21:59:50Z">
          <w:r>
            <w:rPr>
              <w:rFonts w:hint="default"/>
              <w:spacing w:val="-2"/>
              <w:sz w:val="24"/>
              <w:szCs w:val="20"/>
              <w:lang w:val="en-US" w:eastAsia="zh-CN"/>
            </w:rPr>
            <w:delText>完全</w:delText>
          </w:r>
        </w:del>
      </w:ins>
      <w:ins w:id="401" w:author="rwy" w:date="2025-09-09T13:36:05Z">
        <w:r>
          <w:rPr>
            <w:rFonts w:hint="default"/>
            <w:spacing w:val="-2"/>
            <w:sz w:val="24"/>
            <w:szCs w:val="20"/>
            <w:lang w:val="en-US" w:eastAsia="zh-CN"/>
          </w:rPr>
          <w:t>一致</w:t>
        </w:r>
      </w:ins>
      <w:ins w:id="402" w:author="rwy" w:date="2025-09-09T13:36:05Z">
        <w:r>
          <w:rPr>
            <w:rFonts w:hint="eastAsia" w:ascii="Times New Roman" w:eastAsia="宋体"/>
            <w:spacing w:val="-2"/>
            <w:sz w:val="24"/>
            <w:szCs w:val="20"/>
            <w:lang w:val="en-US" w:eastAsia="zh-CN"/>
          </w:rPr>
          <w:t>后</w:t>
        </w:r>
      </w:ins>
      <w:ins w:id="403" w:author="rwy" w:date="2025-09-09T13:36:05Z">
        <w:del w:id="404" w:author="rwy" w:date="2025-09-08T22:00:10Z">
          <w:r>
            <w:rPr>
              <w:rFonts w:hint="default"/>
              <w:spacing w:val="-2"/>
              <w:sz w:val="24"/>
              <w:szCs w:val="20"/>
              <w:lang w:val="en-US" w:eastAsia="zh-CN"/>
            </w:rPr>
            <w:delText>，</w:delText>
          </w:r>
        </w:del>
      </w:ins>
      <w:ins w:id="405" w:author="rwy" w:date="2025-09-09T13:36:05Z">
        <w:del w:id="406" w:author="rwy" w:date="2025-09-08T22:00:04Z">
          <w:r>
            <w:rPr>
              <w:rFonts w:hint="default"/>
              <w:spacing w:val="-2"/>
              <w:sz w:val="24"/>
              <w:szCs w:val="20"/>
              <w:lang w:val="en-US" w:eastAsia="zh-CN"/>
            </w:rPr>
            <w:delText>新节点才被允许</w:delText>
          </w:r>
        </w:del>
      </w:ins>
      <w:ins w:id="407" w:author="rwy" w:date="2025-09-09T13:36:05Z">
        <w:r>
          <w:rPr>
            <w:rFonts w:hint="default"/>
            <w:spacing w:val="-2"/>
            <w:sz w:val="24"/>
            <w:szCs w:val="20"/>
            <w:lang w:val="en-US" w:eastAsia="zh-CN"/>
          </w:rPr>
          <w:t>正式接入拓扑结构中。若是替代故障的</w:t>
        </w:r>
      </w:ins>
      <w:ins w:id="408" w:author="rwy" w:date="2025-09-09T13:36:05Z">
        <w:del w:id="409" w:author="rwy" w:date="2025-09-08T21:57:50Z">
          <w:r>
            <w:rPr>
              <w:rFonts w:hint="default"/>
              <w:spacing w:val="-2"/>
              <w:sz w:val="24"/>
              <w:szCs w:val="20"/>
              <w:lang w:val="en-US" w:eastAsia="zh-CN"/>
            </w:rPr>
            <w:delText>CNode</w:delText>
          </w:r>
        </w:del>
      </w:ins>
      <w:ins w:id="410" w:author="rwy" w:date="2025-09-09T13:36:05Z">
        <w:r>
          <w:rPr>
            <w:rFonts w:hint="eastAsia" w:ascii="Times New Roman" w:eastAsia="宋体"/>
            <w:spacing w:val="-2"/>
            <w:sz w:val="24"/>
            <w:szCs w:val="20"/>
            <w:lang w:val="en-US" w:eastAsia="zh-CN"/>
          </w:rPr>
          <w:t>链节点</w:t>
        </w:r>
      </w:ins>
      <w:ins w:id="411" w:author="rwy" w:date="2025-09-09T13:36:05Z">
        <w:r>
          <w:rPr>
            <w:rFonts w:hint="default"/>
            <w:spacing w:val="-2"/>
            <w:sz w:val="24"/>
            <w:szCs w:val="20"/>
            <w:lang w:val="en-US" w:eastAsia="zh-CN"/>
          </w:rPr>
          <w:t>，则根据其在链中的位置</w:t>
        </w:r>
      </w:ins>
      <w:ins w:id="412" w:author="rwy" w:date="2025-09-09T13:36:05Z">
        <w:del w:id="413" w:author="rwy" w:date="2025-09-08T21:58:20Z">
          <w:r>
            <w:rPr>
              <w:rFonts w:hint="default"/>
              <w:spacing w:val="-2"/>
              <w:sz w:val="24"/>
              <w:szCs w:val="20"/>
              <w:lang w:val="en-US" w:eastAsia="zh-CN"/>
            </w:rPr>
            <w:delText>（头、中、尾）</w:delText>
          </w:r>
        </w:del>
      </w:ins>
      <w:ins w:id="414" w:author="rwy" w:date="2025-09-09T13:36:05Z">
        <w:r>
          <w:rPr>
            <w:rFonts w:hint="default"/>
            <w:spacing w:val="-2"/>
            <w:sz w:val="24"/>
            <w:szCs w:val="20"/>
            <w:lang w:val="en-US" w:eastAsia="zh-CN"/>
          </w:rPr>
          <w:t>由相应邻接节点更新前驱或后继指针，完成链式结构的重组；若是替代第二层的跟随者，则直接加入对应Raft组的共识群体。</w:t>
        </w:r>
      </w:ins>
    </w:p>
    <w:p w14:paraId="775DF6FF">
      <w:pPr>
        <w:keepNext w:val="0"/>
        <w:keepLines w:val="0"/>
        <w:pageBreakBefore w:val="0"/>
        <w:widowControl w:val="0"/>
        <w:numPr>
          <w:ilvl w:val="0"/>
          <w:numId w:val="0"/>
        </w:numPr>
        <w:kinsoku/>
        <w:wordWrap w:val="0"/>
        <w:overflowPunct/>
        <w:topLinePunct w:val="0"/>
        <w:autoSpaceDE/>
        <w:autoSpaceDN/>
        <w:bidi w:val="0"/>
        <w:adjustRightInd w:val="0"/>
        <w:snapToGrid/>
        <w:spacing w:line="300" w:lineRule="auto"/>
        <w:ind w:left="0" w:right="0" w:firstLine="472" w:firstLineChars="200"/>
        <w:jc w:val="both"/>
        <w:textAlignment w:val="auto"/>
        <w:rPr>
          <w:ins w:id="415" w:author="rwy" w:date="2025-09-09T13:36:05Z"/>
          <w:del w:id="416" w:author="rwy" w:date="2025-09-08T21:57:34Z"/>
          <w:rFonts w:hint="default"/>
          <w:spacing w:val="-2"/>
          <w:sz w:val="24"/>
          <w:szCs w:val="20"/>
          <w:lang w:val="en-US" w:eastAsia="zh-CN"/>
        </w:rPr>
      </w:pPr>
      <w:ins w:id="417" w:author="rwy" w:date="2025-09-09T13:36:05Z">
        <w:del w:id="418" w:author="rwy" w:date="2025-09-08T21:57:34Z">
          <w:r>
            <w:rPr>
              <w:rFonts w:hint="default"/>
              <w:spacing w:val="-2"/>
              <w:sz w:val="24"/>
              <w:szCs w:val="20"/>
              <w:lang w:val="en-US" w:eastAsia="zh-CN"/>
            </w:rPr>
            <w:delText>对于集群扩容场景，当新节点请求加入时，全局领导者（链首）基于集群全局性能数据与成本函数进行计算，决策其目标部署组及其角色。拓扑调整策略同样要求新节点经历完整的预同步过程，确保其状态达到可服务要求后，再将其插入到计算所得的最优位置——或作为Follower加入第二层目标Raft组以分担负载，或作为新的CNode候选插入第一层链中以优化复制路径延迟。</w:delText>
          </w:r>
        </w:del>
      </w:ins>
    </w:p>
    <w:p w14:paraId="4E6059AB">
      <w:pPr>
        <w:keepNext w:val="0"/>
        <w:keepLines w:val="0"/>
        <w:pageBreakBefore w:val="0"/>
        <w:widowControl w:val="0"/>
        <w:numPr>
          <w:ilvl w:val="0"/>
          <w:numId w:val="0"/>
        </w:numPr>
        <w:kinsoku/>
        <w:wordWrap w:val="0"/>
        <w:overflowPunct/>
        <w:topLinePunct w:val="0"/>
        <w:autoSpaceDE/>
        <w:autoSpaceDN/>
        <w:bidi w:val="0"/>
        <w:adjustRightInd w:val="0"/>
        <w:snapToGrid/>
        <w:spacing w:line="300" w:lineRule="auto"/>
        <w:ind w:left="0" w:right="0" w:firstLine="472" w:firstLineChars="200"/>
        <w:jc w:val="both"/>
        <w:textAlignment w:val="auto"/>
        <w:rPr>
          <w:ins w:id="419" w:author="rwy" w:date="2025-09-09T13:36:05Z"/>
          <w:del w:id="420" w:author="rwy" w:date="2025-09-08T21:57:43Z"/>
          <w:rFonts w:hint="default"/>
          <w:spacing w:val="-2"/>
          <w:sz w:val="24"/>
          <w:szCs w:val="20"/>
          <w:lang w:val="en-US" w:eastAsia="zh-CN"/>
        </w:rPr>
      </w:pPr>
      <w:ins w:id="421" w:author="rwy" w:date="2025-09-09T13:36:05Z">
        <w:del w:id="422" w:author="rwy" w:date="2025-09-08T21:57:43Z">
          <w:r>
            <w:rPr>
              <w:rFonts w:hint="default"/>
              <w:spacing w:val="-2"/>
              <w:sz w:val="24"/>
              <w:szCs w:val="20"/>
              <w:lang w:val="en-US" w:eastAsia="zh-CN"/>
            </w:rPr>
            <w:delText>该拓扑调整策略通过将故障检测、性能感知选举、状态预同步与拓扑重组流程有机整合，形成了一套自适应的闭环管理机制。它不仅有效降低了节点变更期间的性能波动与网络开销，更通过严格的状态同步保障了分布式系统在动态变化过程中的线性一致性。理论分析与实验验证表明，该策略能够显著提升大规模分层链式复制集群的鲁棒性与扩展性。</w:delText>
          </w:r>
        </w:del>
      </w:ins>
    </w:p>
    <w:p w14:paraId="2E0D702E">
      <w:pPr>
        <w:keepNext w:val="0"/>
        <w:keepLines w:val="0"/>
        <w:pageBreakBefore w:val="0"/>
        <w:widowControl w:val="0"/>
        <w:numPr>
          <w:ilvl w:val="0"/>
          <w:numId w:val="0"/>
        </w:numPr>
        <w:kinsoku/>
        <w:wordWrap w:val="0"/>
        <w:overflowPunct/>
        <w:topLinePunct w:val="0"/>
        <w:autoSpaceDE/>
        <w:autoSpaceDN/>
        <w:bidi w:val="0"/>
        <w:adjustRightInd w:val="0"/>
        <w:snapToGrid/>
        <w:spacing w:line="300" w:lineRule="auto"/>
        <w:ind w:left="0" w:right="0" w:firstLine="472" w:firstLineChars="200"/>
        <w:jc w:val="both"/>
        <w:textAlignment w:val="auto"/>
        <w:rPr>
          <w:ins w:id="423" w:author="rwy" w:date="2025-09-09T13:36:05Z"/>
          <w:del w:id="424" w:author="rwy" w:date="2025-09-08T21:57:06Z"/>
          <w:rFonts w:hint="default"/>
          <w:spacing w:val="-2"/>
          <w:sz w:val="24"/>
          <w:szCs w:val="20"/>
          <w:lang w:val="en-US" w:eastAsia="zh-CN"/>
        </w:rPr>
      </w:pPr>
    </w:p>
    <w:p w14:paraId="52F6A03B">
      <w:pPr>
        <w:keepNext w:val="0"/>
        <w:keepLines w:val="0"/>
        <w:pageBreakBefore w:val="0"/>
        <w:widowControl w:val="0"/>
        <w:kinsoku/>
        <w:wordWrap w:val="0"/>
        <w:overflowPunct/>
        <w:topLinePunct w:val="0"/>
        <w:autoSpaceDE/>
        <w:autoSpaceDN/>
        <w:bidi w:val="0"/>
        <w:adjustRightInd w:val="0"/>
        <w:snapToGrid/>
        <w:spacing w:line="300" w:lineRule="auto"/>
        <w:ind w:left="0" w:right="0" w:firstLine="472" w:firstLineChars="200"/>
        <w:jc w:val="both"/>
        <w:textAlignment w:val="auto"/>
        <w:rPr>
          <w:ins w:id="425" w:author="rwy" w:date="2025-09-09T13:36:05Z"/>
          <w:spacing w:val="-2"/>
          <w:sz w:val="24"/>
          <w:szCs w:val="20"/>
        </w:rPr>
      </w:pPr>
      <w:ins w:id="426" w:author="rwy" w:date="2025-09-09T13:36:05Z">
        <w:r>
          <w:rPr>
            <w:spacing w:val="-2"/>
            <w:sz w:val="24"/>
            <w:szCs w:val="20"/>
          </w:rPr>
          <w:t>基于上述理论方法，</w:t>
        </w:r>
      </w:ins>
      <w:ins w:id="427" w:author="rwy" w:date="2025-09-09T13:36:05Z">
        <w:r>
          <w:rPr>
            <w:rFonts w:hint="eastAsia" w:eastAsia="宋体"/>
            <w:spacing w:val="-2"/>
            <w:sz w:val="24"/>
            <w:szCs w:val="20"/>
            <w:lang w:eastAsia="zh-CN"/>
          </w:rPr>
          <w:t>本课题</w:t>
        </w:r>
      </w:ins>
      <w:ins w:id="428" w:author="rwy" w:date="2025-09-09T13:36:05Z">
        <w:r>
          <w:rPr>
            <w:spacing w:val="-2"/>
            <w:sz w:val="24"/>
            <w:szCs w:val="20"/>
          </w:rPr>
          <w:t>拟提出的</w:t>
        </w:r>
      </w:ins>
      <w:ins w:id="429" w:author="rwy" w:date="2025-09-09T13:36:05Z">
        <w:r>
          <w:rPr>
            <w:b w:val="0"/>
            <w:bCs w:val="0"/>
            <w:spacing w:val="-2"/>
            <w:sz w:val="24"/>
            <w:szCs w:val="20"/>
          </w:rPr>
          <w:t>成员变更拓扑调整策略</w:t>
        </w:r>
      </w:ins>
      <w:ins w:id="430" w:author="rwy" w:date="2025-09-09T13:36:05Z">
        <w:r>
          <w:rPr>
            <w:spacing w:val="-2"/>
            <w:sz w:val="24"/>
            <w:szCs w:val="20"/>
          </w:rPr>
          <w:t>通过构建数学模型、动态性能探测</w:t>
        </w:r>
      </w:ins>
      <w:ins w:id="431" w:author="rwy" w:date="2025-09-09T13:36:05Z">
        <w:r>
          <w:rPr>
            <w:rFonts w:hint="eastAsia" w:ascii="Times New Roman" w:eastAsia="宋体"/>
            <w:spacing w:val="-2"/>
            <w:sz w:val="24"/>
            <w:szCs w:val="20"/>
            <w:lang w:val="en-US" w:eastAsia="zh-CN"/>
          </w:rPr>
          <w:t>和</w:t>
        </w:r>
      </w:ins>
      <w:ins w:id="432" w:author="rwy" w:date="2025-09-09T13:36:05Z">
        <w:r>
          <w:rPr>
            <w:spacing w:val="-2"/>
            <w:sz w:val="24"/>
            <w:szCs w:val="20"/>
          </w:rPr>
          <w:t>拓扑优化策略，有望实现动态拓扑适配、</w:t>
        </w:r>
      </w:ins>
      <w:ins w:id="433" w:author="rwy" w:date="2025-09-09T13:36:05Z">
        <w:r>
          <w:rPr>
            <w:rFonts w:hint="eastAsia" w:ascii="Times New Roman" w:eastAsia="宋体"/>
            <w:spacing w:val="-2"/>
            <w:sz w:val="24"/>
            <w:szCs w:val="20"/>
            <w:lang w:val="en-US" w:eastAsia="zh-CN"/>
          </w:rPr>
          <w:t>显著降低</w:t>
        </w:r>
      </w:ins>
      <w:ins w:id="434" w:author="rwy" w:date="2025-09-09T13:36:05Z">
        <w:r>
          <w:rPr>
            <w:spacing w:val="-2"/>
            <w:sz w:val="24"/>
            <w:szCs w:val="20"/>
          </w:rPr>
          <w:t>网络开销，并提高分布式系统的复制效率，并在大规模、动态变化的分布式环境下进行吞吐量、网络延迟和计算成本的实验验证，预期能够为分层链式架构提供更加灵活、高效的复制机制。</w:t>
        </w:r>
      </w:ins>
    </w:p>
    <w:p w14:paraId="31E11533">
      <w:pPr>
        <w:keepNext/>
        <w:keepLines/>
        <w:pageBreakBefore w:val="0"/>
        <w:widowControl w:val="0"/>
        <w:numPr>
          <w:ilvl w:val="2"/>
          <w:numId w:val="1"/>
        </w:numPr>
        <w:kinsoku/>
        <w:wordWrap/>
        <w:overflowPunct/>
        <w:topLinePunct w:val="0"/>
        <w:autoSpaceDE/>
        <w:autoSpaceDN/>
        <w:bidi w:val="0"/>
        <w:adjustRightInd w:val="0"/>
        <w:snapToGrid/>
        <w:spacing w:line="300" w:lineRule="auto"/>
        <w:ind w:left="0" w:firstLine="0" w:firstLineChars="0"/>
        <w:jc w:val="both"/>
        <w:textAlignment w:val="auto"/>
        <w:outlineLvl w:val="2"/>
        <w:rPr>
          <w:ins w:id="435" w:author="rwy" w:date="2025-09-09T13:36:05Z"/>
          <w:rFonts w:ascii="Times New Roman" w:hAnsi="Times New Roman" w:eastAsia="黑体" w:cs="Times New Roman"/>
          <w:kern w:val="2"/>
          <w:sz w:val="24"/>
          <w:lang w:val="en-US" w:eastAsia="zh-CN" w:bidi="ar-SA"/>
        </w:rPr>
      </w:pPr>
      <w:ins w:id="436" w:author="rwy" w:date="2025-09-09T13:36:05Z">
        <w:bookmarkStart w:id="9" w:name="_Toc16396"/>
        <w:bookmarkStart w:id="10" w:name="_Toc23366"/>
        <w:bookmarkStart w:id="11" w:name="_Toc5712"/>
        <w:r>
          <w:rPr>
            <w:rFonts w:hint="eastAsia" w:ascii="Times New Roman" w:hAnsi="Times New Roman" w:eastAsia="黑体" w:cs="Times New Roman"/>
            <w:kern w:val="2"/>
            <w:sz w:val="24"/>
            <w:lang w:val="en-US" w:eastAsia="zh-CN" w:bidi="ar-SA"/>
          </w:rPr>
          <w:t>多节点线性一致性读写策略</w:t>
        </w:r>
        <w:bookmarkEnd w:id="9"/>
        <w:bookmarkEnd w:id="10"/>
        <w:bookmarkEnd w:id="11"/>
      </w:ins>
    </w:p>
    <w:p w14:paraId="1F8C8400">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437" w:author="rwy" w:date="2025-09-09T13:36:05Z"/>
          <w:rFonts w:hint="eastAsia"/>
          <w:szCs w:val="20"/>
        </w:rPr>
      </w:pPr>
      <w:ins w:id="438" w:author="rwy" w:date="2025-09-09T13:36:05Z">
        <w:r>
          <w:rPr>
            <w:rFonts w:hint="eastAsia"/>
            <w:szCs w:val="20"/>
          </w:rPr>
          <w:t>在传统一致性协议中，领导者处理所有客户端的读写请求，以确保线性一致性。然而，在高并发场景下，领导者成为系统性能瓶颈。</w:t>
        </w:r>
      </w:ins>
      <w:ins w:id="439" w:author="rwy" w:date="2025-09-09T13:36:05Z">
        <w:r>
          <w:rPr>
            <w:rFonts w:hint="eastAsia" w:eastAsia="宋体"/>
            <w:szCs w:val="20"/>
            <w:lang w:eastAsia="zh-CN"/>
          </w:rPr>
          <w:t>本课题</w:t>
        </w:r>
      </w:ins>
      <w:ins w:id="440" w:author="rwy" w:date="2025-09-09T13:36:05Z">
        <w:r>
          <w:rPr>
            <w:rFonts w:hint="eastAsia"/>
            <w:szCs w:val="20"/>
          </w:rPr>
          <w:t>旨在扩展线性一致性模型，使得中继传播层中的节点可以在不破坏线性一致性的前提下，通过链式复制安全、高效地响应客户端的读请求</w:t>
        </w:r>
      </w:ins>
      <w:ins w:id="441" w:author="rwy" w:date="2025-09-09T13:36:05Z">
        <w:r>
          <w:rPr>
            <w:rFonts w:hint="eastAsia" w:ascii="Times New Roman" w:eastAsia="宋体"/>
            <w:szCs w:val="20"/>
            <w:lang w:val="en-US" w:eastAsia="zh-CN"/>
          </w:rPr>
          <w:t>，</w:t>
        </w:r>
      </w:ins>
      <w:ins w:id="442" w:author="rwy" w:date="2025-09-09T13:36:05Z">
        <w:r>
          <w:rPr>
            <w:rFonts w:hint="eastAsia"/>
            <w:szCs w:val="20"/>
          </w:rPr>
          <w:t>包括分层链式日志复制下多节点线性读机制和多节点线性读写延迟优化策略两个关键技术</w:t>
        </w:r>
      </w:ins>
      <w:ins w:id="443" w:author="rwy" w:date="2025-09-09T13:36:05Z">
        <w:r>
          <w:rPr>
            <w:rFonts w:hint="eastAsia" w:eastAsia="宋体"/>
            <w:szCs w:val="20"/>
            <w:lang w:eastAsia="zh-CN"/>
          </w:rPr>
          <w:t>。</w:t>
        </w:r>
      </w:ins>
      <w:ins w:id="444" w:author="rwy" w:date="2025-09-09T13:36:05Z">
        <w:r>
          <w:rPr>
            <w:rFonts w:hint="eastAsia" w:ascii="Times New Roman" w:eastAsia="宋体"/>
            <w:szCs w:val="20"/>
            <w:lang w:val="en-US" w:eastAsia="zh-CN"/>
          </w:rPr>
          <w:t>面向客户端侧的</w:t>
        </w:r>
      </w:ins>
      <w:ins w:id="445" w:author="rwy" w:date="2025-09-09T13:36:05Z">
        <w:r>
          <w:rPr>
            <w:rFonts w:hint="eastAsia" w:eastAsia="宋体"/>
            <w:szCs w:val="20"/>
            <w:lang w:eastAsia="zh-CN"/>
          </w:rPr>
          <w:t>多节点线性一致性读写策略</w:t>
        </w:r>
      </w:ins>
      <w:ins w:id="446" w:author="rwy" w:date="2025-09-09T13:36:05Z">
        <w:r>
          <w:rPr>
            <w:rFonts w:hint="eastAsia"/>
            <w:szCs w:val="20"/>
          </w:rPr>
          <w:t>如</w:t>
        </w:r>
      </w:ins>
      <w:ins w:id="447" w:author="rwy" w:date="2025-09-09T13:36:05Z">
        <w:r>
          <w:rPr>
            <w:rFonts w:hint="eastAsia" w:eastAsia="宋体"/>
            <w:szCs w:val="20"/>
            <w:lang w:eastAsia="zh-CN"/>
          </w:rPr>
          <w:fldChar w:fldCharType="begin"/>
        </w:r>
      </w:ins>
      <w:ins w:id="448" w:author="rwy" w:date="2025-09-09T13:36:05Z">
        <w:r>
          <w:rPr>
            <w:rFonts w:hint="eastAsia" w:eastAsia="宋体"/>
            <w:szCs w:val="20"/>
            <w:lang w:eastAsia="zh-CN"/>
          </w:rPr>
          <w:instrText xml:space="preserve"> REF _Ref20316 \h </w:instrText>
        </w:r>
      </w:ins>
      <w:ins w:id="449" w:author="rwy" w:date="2025-09-09T13:36:05Z">
        <w:r>
          <w:rPr>
            <w:rFonts w:hint="eastAsia" w:eastAsia="宋体"/>
            <w:szCs w:val="20"/>
            <w:lang w:eastAsia="zh-CN"/>
          </w:rPr>
          <w:fldChar w:fldCharType="separate"/>
        </w:r>
      </w:ins>
      <w:ins w:id="450" w:author="rwy" w:date="2025-09-09T13:36:05Z">
        <w:r>
          <w:rPr>
            <w:szCs w:val="20"/>
          </w:rPr>
          <w:t xml:space="preserve">图 </w:t>
        </w:r>
      </w:ins>
      <w:ins w:id="451" w:author="rwy" w:date="2025-09-09T13:36:05Z">
        <w:r>
          <w:rPr>
            <w:szCs w:val="20"/>
          </w:rPr>
          <w:fldChar w:fldCharType="begin"/>
        </w:r>
      </w:ins>
      <w:ins w:id="452" w:author="rwy" w:date="2025-09-09T13:36:05Z">
        <w:r>
          <w:rPr>
            <w:szCs w:val="20"/>
          </w:rPr>
          <w:instrText xml:space="preserve"> STYLEREF 1 \s </w:instrText>
        </w:r>
      </w:ins>
      <w:ins w:id="453" w:author="rwy" w:date="2025-09-09T13:36:05Z">
        <w:r>
          <w:rPr>
            <w:szCs w:val="20"/>
          </w:rPr>
          <w:fldChar w:fldCharType="separate"/>
        </w:r>
      </w:ins>
      <w:ins w:id="454" w:author="rwy" w:date="2025-09-09T13:36:05Z">
        <w:r>
          <w:rPr>
            <w:szCs w:val="20"/>
          </w:rPr>
          <w:t>3</w:t>
        </w:r>
      </w:ins>
      <w:ins w:id="455" w:author="rwy" w:date="2025-09-09T13:36:05Z">
        <w:r>
          <w:rPr>
            <w:szCs w:val="20"/>
          </w:rPr>
          <w:fldChar w:fldCharType="end"/>
        </w:r>
      </w:ins>
      <w:ins w:id="456" w:author="rwy" w:date="2025-09-09T13:36:05Z">
        <w:r>
          <w:rPr>
            <w:rFonts w:hint="eastAsia" w:eastAsia="宋体"/>
            <w:szCs w:val="20"/>
            <w:lang w:eastAsia="zh-CN"/>
          </w:rPr>
          <w:t>-</w:t>
        </w:r>
      </w:ins>
      <w:ins w:id="457" w:author="rwy" w:date="2025-09-09T13:36:05Z">
        <w:r>
          <w:rPr>
            <w:szCs w:val="20"/>
          </w:rPr>
          <w:t>5</w:t>
        </w:r>
      </w:ins>
      <w:ins w:id="458" w:author="rwy" w:date="2025-09-09T13:36:05Z">
        <w:r>
          <w:rPr>
            <w:rFonts w:hint="eastAsia" w:eastAsia="宋体"/>
            <w:szCs w:val="20"/>
            <w:lang w:eastAsia="zh-CN"/>
          </w:rPr>
          <w:fldChar w:fldCharType="end"/>
        </w:r>
      </w:ins>
      <w:ins w:id="459" w:author="rwy" w:date="2025-09-09T13:36:05Z">
        <w:r>
          <w:rPr>
            <w:rFonts w:hint="eastAsia"/>
            <w:szCs w:val="20"/>
          </w:rPr>
          <w:t>所示。</w:t>
        </w:r>
      </w:ins>
    </w:p>
    <w:p w14:paraId="6D1EE38D">
      <w:pPr>
        <w:keepNext w:val="0"/>
        <w:keepLines w:val="0"/>
        <w:pageBreakBefore w:val="0"/>
        <w:widowControl w:val="0"/>
        <w:kinsoku/>
        <w:wordWrap w:val="0"/>
        <w:overflowPunct/>
        <w:topLinePunct w:val="0"/>
        <w:autoSpaceDE/>
        <w:autoSpaceDN/>
        <w:bidi w:val="0"/>
        <w:adjustRightInd w:val="0"/>
        <w:snapToGrid/>
        <w:spacing w:line="300" w:lineRule="auto"/>
        <w:ind w:left="0" w:leftChars="0" w:right="0" w:firstLine="0" w:firstLineChars="0"/>
        <w:jc w:val="both"/>
        <w:textAlignment w:val="auto"/>
        <w:rPr>
          <w:ins w:id="460" w:author="rwy" w:date="2025-09-09T13:36:05Z"/>
          <w:rFonts w:hint="eastAsia" w:eastAsia="宋体"/>
          <w:szCs w:val="20"/>
          <w:lang w:eastAsia="zh-CN"/>
        </w:rPr>
      </w:pPr>
      <w:ins w:id="461" w:author="rwy" w:date="2025-09-09T13:36:05Z">
        <w:r>
          <w:rPr>
            <w:rFonts w:hint="eastAsia" w:eastAsia="宋体"/>
            <w:szCs w:val="20"/>
            <w:lang w:eastAsia="zh-CN"/>
          </w:rPr>
          <w:drawing>
            <wp:inline distT="0" distB="0" distL="114300" distR="114300">
              <wp:extent cx="5746750" cy="2149475"/>
              <wp:effectExtent l="0" t="0" r="13970" b="14605"/>
              <wp:docPr id="286" name="ECB019B1-382A-4266-B25C-5B523AA43C14-3" descr="D:/TEmp/wps.xUDcqt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ECB019B1-382A-4266-B25C-5B523AA43C14-3" descr="D:/TEmp/wps.xUDcqtwps"/>
                      <pic:cNvPicPr>
                        <a:picLocks noChangeAspect="1"/>
                      </pic:cNvPicPr>
                    </pic:nvPicPr>
                    <pic:blipFill>
                      <a:blip r:embed="rId9"/>
                      <a:stretch>
                        <a:fillRect/>
                      </a:stretch>
                    </pic:blipFill>
                    <pic:spPr>
                      <a:xfrm>
                        <a:off x="0" y="0"/>
                        <a:ext cx="5746750" cy="2149475"/>
                      </a:xfrm>
                      <a:prstGeom prst="rect">
                        <a:avLst/>
                      </a:prstGeom>
                    </pic:spPr>
                  </pic:pic>
                </a:graphicData>
              </a:graphic>
            </wp:inline>
          </w:drawing>
        </w:r>
      </w:ins>
    </w:p>
    <w:p w14:paraId="24C39BCB">
      <w:pPr>
        <w:keepNext w:val="0"/>
        <w:keepLines w:val="0"/>
        <w:pageBreakBefore w:val="0"/>
        <w:widowControl w:val="0"/>
        <w:kinsoku/>
        <w:wordWrap w:val="0"/>
        <w:overflowPunct/>
        <w:topLinePunct w:val="0"/>
        <w:autoSpaceDE/>
        <w:autoSpaceDN/>
        <w:bidi w:val="0"/>
        <w:adjustRightInd w:val="0"/>
        <w:snapToGrid/>
        <w:spacing w:line="300" w:lineRule="auto"/>
        <w:ind w:left="0" w:leftChars="0" w:right="0" w:firstLine="0" w:firstLineChars="0"/>
        <w:jc w:val="center"/>
        <w:textAlignment w:val="auto"/>
        <w:rPr>
          <w:ins w:id="463" w:author="rwy" w:date="2025-09-09T13:36:05Z"/>
          <w:rFonts w:hint="eastAsia" w:ascii="Times New Roman" w:hAnsi="Times New Roman" w:eastAsia="宋体" w:cs="Times New Roman"/>
          <w:kern w:val="2"/>
          <w:sz w:val="21"/>
          <w:lang w:val="en-US" w:eastAsia="zh-CN" w:bidi="ar-SA"/>
        </w:rPr>
      </w:pPr>
      <w:ins w:id="464" w:author="rwy" w:date="2025-09-09T13:36:05Z">
        <w:bookmarkStart w:id="12" w:name="_Ref20316"/>
        <w:r>
          <w:rPr>
            <w:rFonts w:ascii="Times New Roman" w:hAnsi="Times New Roman" w:eastAsia="宋体" w:cs="Times New Roman"/>
            <w:kern w:val="2"/>
            <w:sz w:val="21"/>
            <w:lang w:val="en-US" w:eastAsia="zh-CN" w:bidi="ar-SA"/>
          </w:rPr>
          <w:t xml:space="preserve">图 </w:t>
        </w:r>
      </w:ins>
      <w:ins w:id="465" w:author="rwy" w:date="2025-09-09T13:36:05Z">
        <w:r>
          <w:rPr>
            <w:rFonts w:ascii="Times New Roman" w:hAnsi="Times New Roman" w:eastAsia="宋体" w:cs="Times New Roman"/>
            <w:kern w:val="2"/>
            <w:sz w:val="21"/>
            <w:lang w:val="en-US" w:eastAsia="zh-CN" w:bidi="ar-SA"/>
          </w:rPr>
          <w:fldChar w:fldCharType="begin"/>
        </w:r>
      </w:ins>
      <w:ins w:id="466" w:author="rwy" w:date="2025-09-09T13:36:05Z">
        <w:r>
          <w:rPr>
            <w:rFonts w:ascii="Times New Roman" w:hAnsi="Times New Roman" w:eastAsia="宋体" w:cs="Times New Roman"/>
            <w:kern w:val="2"/>
            <w:sz w:val="21"/>
            <w:lang w:val="en-US" w:eastAsia="zh-CN" w:bidi="ar-SA"/>
          </w:rPr>
          <w:instrText xml:space="preserve"> STYLEREF 1 \s </w:instrText>
        </w:r>
      </w:ins>
      <w:ins w:id="467" w:author="rwy" w:date="2025-09-09T13:36:05Z">
        <w:r>
          <w:rPr>
            <w:rFonts w:ascii="Times New Roman" w:hAnsi="Times New Roman" w:eastAsia="宋体" w:cs="Times New Roman"/>
            <w:kern w:val="2"/>
            <w:sz w:val="21"/>
            <w:lang w:val="en-US" w:eastAsia="zh-CN" w:bidi="ar-SA"/>
          </w:rPr>
          <w:fldChar w:fldCharType="separate"/>
        </w:r>
      </w:ins>
      <w:ins w:id="468" w:author="rwy" w:date="2025-09-09T13:36:05Z">
        <w:r>
          <w:rPr>
            <w:rFonts w:ascii="Times New Roman" w:hAnsi="Times New Roman" w:eastAsia="宋体" w:cs="Times New Roman"/>
            <w:kern w:val="2"/>
            <w:sz w:val="21"/>
            <w:lang w:val="en-US" w:eastAsia="zh-CN" w:bidi="ar-SA"/>
          </w:rPr>
          <w:t>3</w:t>
        </w:r>
      </w:ins>
      <w:ins w:id="469" w:author="rwy" w:date="2025-09-09T13:36:05Z">
        <w:r>
          <w:rPr>
            <w:rFonts w:ascii="Times New Roman" w:hAnsi="Times New Roman" w:eastAsia="宋体" w:cs="Times New Roman"/>
            <w:kern w:val="2"/>
            <w:sz w:val="21"/>
            <w:lang w:val="en-US" w:eastAsia="zh-CN" w:bidi="ar-SA"/>
          </w:rPr>
          <w:fldChar w:fldCharType="end"/>
        </w:r>
      </w:ins>
      <w:ins w:id="470" w:author="rwy" w:date="2025-09-09T13:36:05Z">
        <w:r>
          <w:rPr>
            <w:rFonts w:hint="eastAsia" w:ascii="Times New Roman" w:hAnsi="Times New Roman" w:eastAsia="宋体" w:cs="Times New Roman"/>
            <w:kern w:val="2"/>
            <w:sz w:val="21"/>
            <w:lang w:val="en-US" w:eastAsia="zh-CN" w:bidi="ar-SA"/>
          </w:rPr>
          <w:t>-</w:t>
        </w:r>
      </w:ins>
      <w:ins w:id="471" w:author="rwy" w:date="2025-09-09T13:36:05Z">
        <w:r>
          <w:rPr>
            <w:rFonts w:ascii="Times New Roman" w:hAnsi="Times New Roman" w:eastAsia="宋体" w:cs="Times New Roman"/>
            <w:kern w:val="2"/>
            <w:sz w:val="21"/>
            <w:lang w:val="en-US" w:eastAsia="zh-CN" w:bidi="ar-SA"/>
          </w:rPr>
          <w:fldChar w:fldCharType="begin"/>
        </w:r>
      </w:ins>
      <w:ins w:id="472" w:author="rwy" w:date="2025-09-09T13:36:05Z">
        <w:r>
          <w:rPr>
            <w:rFonts w:ascii="Times New Roman" w:hAnsi="Times New Roman" w:eastAsia="宋体" w:cs="Times New Roman"/>
            <w:kern w:val="2"/>
            <w:sz w:val="21"/>
            <w:lang w:val="en-US" w:eastAsia="zh-CN" w:bidi="ar-SA"/>
          </w:rPr>
          <w:instrText xml:space="preserve"> SEQ 图 \* ARABIC \s 1 </w:instrText>
        </w:r>
      </w:ins>
      <w:ins w:id="473" w:author="rwy" w:date="2025-09-09T13:36:05Z">
        <w:r>
          <w:rPr>
            <w:rFonts w:ascii="Times New Roman" w:hAnsi="Times New Roman" w:eastAsia="宋体" w:cs="Times New Roman"/>
            <w:kern w:val="2"/>
            <w:sz w:val="21"/>
            <w:lang w:val="en-US" w:eastAsia="zh-CN" w:bidi="ar-SA"/>
          </w:rPr>
          <w:fldChar w:fldCharType="separate"/>
        </w:r>
      </w:ins>
      <w:ins w:id="474" w:author="rwy" w:date="2025-09-09T13:36:05Z">
        <w:r>
          <w:rPr>
            <w:rFonts w:ascii="Times New Roman" w:hAnsi="Times New Roman" w:eastAsia="宋体" w:cs="Times New Roman"/>
            <w:kern w:val="2"/>
            <w:sz w:val="21"/>
            <w:lang w:val="en-US" w:eastAsia="zh-CN" w:bidi="ar-SA"/>
          </w:rPr>
          <w:t>5</w:t>
        </w:r>
      </w:ins>
      <w:ins w:id="475" w:author="rwy" w:date="2025-09-09T13:36:05Z">
        <w:r>
          <w:rPr>
            <w:rFonts w:ascii="Times New Roman" w:hAnsi="Times New Roman" w:eastAsia="宋体" w:cs="Times New Roman"/>
            <w:kern w:val="2"/>
            <w:sz w:val="21"/>
            <w:lang w:val="en-US" w:eastAsia="zh-CN" w:bidi="ar-SA"/>
          </w:rPr>
          <w:fldChar w:fldCharType="end"/>
        </w:r>
        <w:bookmarkEnd w:id="12"/>
      </w:ins>
      <w:ins w:id="476" w:author="rwy" w:date="2025-09-09T13:36:05Z">
        <w:r>
          <w:rPr>
            <w:rFonts w:hint="eastAsia" w:ascii="Times New Roman" w:hAnsi="Times New Roman" w:eastAsia="宋体" w:cs="Times New Roman"/>
            <w:kern w:val="2"/>
            <w:sz w:val="21"/>
            <w:lang w:val="en-US" w:eastAsia="zh-CN" w:bidi="ar-SA"/>
          </w:rPr>
          <w:t>多节点线性一致读写策略</w:t>
        </w:r>
      </w:ins>
    </w:p>
    <w:p w14:paraId="1A043D14">
      <w:pPr>
        <w:keepNext w:val="0"/>
        <w:keepLines w:val="0"/>
        <w:pageBreakBefore w:val="0"/>
        <w:widowControl w:val="0"/>
        <w:kinsoku/>
        <w:overflowPunct/>
        <w:topLinePunct w:val="0"/>
        <w:bidi w:val="0"/>
        <w:adjustRightInd w:val="0"/>
        <w:snapToGrid/>
        <w:spacing w:line="300" w:lineRule="auto"/>
        <w:ind w:firstLine="883"/>
        <w:textAlignment w:val="auto"/>
        <w:rPr>
          <w:ins w:id="477" w:author="rwy" w:date="2025-09-09T13:36:05Z"/>
          <w:rFonts w:hint="eastAsia"/>
          <w:szCs w:val="20"/>
          <w:lang w:eastAsia="zh-CN"/>
        </w:rPr>
      </w:pPr>
    </w:p>
    <w:p w14:paraId="6C7999BC">
      <w:pPr>
        <w:keepNext w:val="0"/>
        <w:keepLines w:val="0"/>
        <w:pageBreakBefore w:val="0"/>
        <w:widowControl w:val="0"/>
        <w:numPr>
          <w:ilvl w:val="0"/>
          <w:numId w:val="3"/>
        </w:numPr>
        <w:kinsoku/>
        <w:overflowPunct/>
        <w:topLinePunct w:val="0"/>
        <w:bidi w:val="0"/>
        <w:adjustRightInd w:val="0"/>
        <w:snapToGrid/>
        <w:spacing w:line="300" w:lineRule="auto"/>
        <w:ind w:left="1145" w:hanging="720" w:firstLineChars="0"/>
        <w:jc w:val="both"/>
        <w:textAlignment w:val="auto"/>
        <w:rPr>
          <w:ins w:id="478" w:author="rwy" w:date="2025-09-09T13:36:05Z"/>
          <w:rFonts w:hint="eastAsia" w:ascii="Times New Roman" w:hAnsi="Times New Roman" w:eastAsia="宋体" w:cs="Times New Roman"/>
          <w:kern w:val="2"/>
          <w:sz w:val="24"/>
          <w:lang w:val="en-US" w:eastAsia="zh-CN" w:bidi="ar-SA"/>
        </w:rPr>
      </w:pPr>
      <w:ins w:id="479" w:author="rwy" w:date="2025-09-09T13:36:05Z">
        <w:r>
          <w:rPr>
            <w:rFonts w:hint="eastAsia" w:ascii="Times New Roman" w:hAnsi="Times New Roman" w:eastAsia="宋体" w:cs="Times New Roman"/>
            <w:kern w:val="2"/>
            <w:sz w:val="24"/>
            <w:lang w:val="en-US" w:eastAsia="zh-CN" w:bidi="ar-SA"/>
          </w:rPr>
          <w:t>分层链式日志复制下多节点线性读写机制</w:t>
        </w:r>
      </w:ins>
    </w:p>
    <w:p w14:paraId="73BAA2D2">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480" w:author="rwy" w:date="2025-09-09T13:36:05Z"/>
          <w:rFonts w:hint="eastAsia" w:ascii="Times New Roman" w:eastAsia="宋体"/>
          <w:szCs w:val="20"/>
          <w:lang w:val="en-US" w:eastAsia="zh-CN"/>
        </w:rPr>
      </w:pPr>
      <w:ins w:id="481" w:author="rwy" w:date="2025-09-09T13:36:05Z">
        <w:r>
          <w:rPr>
            <w:rFonts w:hint="eastAsia" w:ascii="Times New Roman" w:eastAsia="宋体"/>
            <w:szCs w:val="20"/>
            <w:lang w:val="en-US" w:eastAsia="zh-CN"/>
          </w:rPr>
          <w:t>基于分层链式复制机制，本课题拟提出一种三态版本管理模型，并构建相应的读取协议，确保在扩展读吞吐量的同时，依然满足严格的线性一致性要求。对于中继传播层来说，一个节点可以存储数据对象的多个版本，其数据对象的每个版本均包含数据内容和一个全局唯一的版本号，并通过Uncommitted，Committing，Committed三种状态进行管理。状态转换图如</w:t>
        </w:r>
      </w:ins>
      <w:ins w:id="482" w:author="rwy" w:date="2025-09-09T13:36:05Z">
        <w:r>
          <w:rPr>
            <w:rFonts w:hint="eastAsia" w:ascii="Times New Roman" w:eastAsia="宋体"/>
            <w:szCs w:val="20"/>
            <w:lang w:val="en-US" w:eastAsia="zh-CN"/>
          </w:rPr>
          <w:fldChar w:fldCharType="begin"/>
        </w:r>
      </w:ins>
      <w:ins w:id="483" w:author="rwy" w:date="2025-09-09T13:36:05Z">
        <w:r>
          <w:rPr>
            <w:rFonts w:hint="eastAsia" w:ascii="Times New Roman" w:eastAsia="宋体"/>
            <w:szCs w:val="20"/>
            <w:lang w:val="en-US" w:eastAsia="zh-CN"/>
          </w:rPr>
          <w:instrText xml:space="preserve"> REF _Ref20466 \h </w:instrText>
        </w:r>
      </w:ins>
      <w:ins w:id="484" w:author="rwy" w:date="2025-09-09T13:36:05Z">
        <w:r>
          <w:rPr>
            <w:rFonts w:hint="eastAsia" w:ascii="Times New Roman" w:eastAsia="宋体"/>
            <w:szCs w:val="20"/>
            <w:lang w:val="en-US" w:eastAsia="zh-CN"/>
          </w:rPr>
          <w:fldChar w:fldCharType="separate"/>
        </w:r>
      </w:ins>
      <w:ins w:id="485" w:author="rwy" w:date="2025-09-09T13:36:05Z">
        <w:r>
          <w:rPr>
            <w:szCs w:val="20"/>
          </w:rPr>
          <w:t xml:space="preserve">图 </w:t>
        </w:r>
      </w:ins>
      <w:ins w:id="486" w:author="rwy" w:date="2025-09-09T13:36:05Z">
        <w:r>
          <w:rPr>
            <w:szCs w:val="20"/>
          </w:rPr>
          <w:fldChar w:fldCharType="begin"/>
        </w:r>
      </w:ins>
      <w:ins w:id="487" w:author="rwy" w:date="2025-09-09T13:36:05Z">
        <w:r>
          <w:rPr>
            <w:szCs w:val="20"/>
          </w:rPr>
          <w:instrText xml:space="preserve"> STYLEREF 1 \s </w:instrText>
        </w:r>
      </w:ins>
      <w:ins w:id="488" w:author="rwy" w:date="2025-09-09T13:36:05Z">
        <w:r>
          <w:rPr>
            <w:szCs w:val="20"/>
          </w:rPr>
          <w:fldChar w:fldCharType="separate"/>
        </w:r>
      </w:ins>
      <w:ins w:id="489" w:author="rwy" w:date="2025-09-09T13:36:05Z">
        <w:r>
          <w:rPr>
            <w:szCs w:val="20"/>
          </w:rPr>
          <w:t>3</w:t>
        </w:r>
      </w:ins>
      <w:ins w:id="490" w:author="rwy" w:date="2025-09-09T13:36:05Z">
        <w:r>
          <w:rPr>
            <w:szCs w:val="20"/>
          </w:rPr>
          <w:fldChar w:fldCharType="end"/>
        </w:r>
      </w:ins>
      <w:ins w:id="491" w:author="rwy" w:date="2025-09-09T13:36:05Z">
        <w:r>
          <w:rPr>
            <w:rFonts w:hint="eastAsia" w:eastAsia="宋体"/>
            <w:szCs w:val="20"/>
            <w:lang w:eastAsia="zh-CN"/>
          </w:rPr>
          <w:t>-</w:t>
        </w:r>
      </w:ins>
      <w:ins w:id="492" w:author="rwy" w:date="2025-09-09T13:36:05Z">
        <w:r>
          <w:rPr>
            <w:szCs w:val="20"/>
          </w:rPr>
          <w:t>6</w:t>
        </w:r>
      </w:ins>
      <w:ins w:id="493" w:author="rwy" w:date="2025-09-09T13:36:05Z">
        <w:r>
          <w:rPr>
            <w:rFonts w:hint="eastAsia" w:ascii="Times New Roman" w:eastAsia="宋体"/>
            <w:szCs w:val="20"/>
            <w:lang w:val="en-US" w:eastAsia="zh-CN"/>
          </w:rPr>
          <w:fldChar w:fldCharType="end"/>
        </w:r>
      </w:ins>
      <w:ins w:id="494" w:author="rwy" w:date="2025-09-09T13:36:05Z">
        <w:r>
          <w:rPr>
            <w:rFonts w:hint="eastAsia" w:ascii="Times New Roman" w:eastAsia="宋体"/>
            <w:szCs w:val="20"/>
            <w:lang w:val="en-US" w:eastAsia="zh-CN"/>
          </w:rPr>
          <w:t>所示。</w:t>
        </w:r>
      </w:ins>
    </w:p>
    <w:p w14:paraId="20BB56A9">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495" w:author="rwy" w:date="2025-09-09T13:36:05Z"/>
          <w:rFonts w:hint="eastAsia" w:ascii="Times New Roman" w:eastAsia="宋体"/>
          <w:szCs w:val="20"/>
          <w:lang w:val="en-US" w:eastAsia="zh-CN"/>
        </w:rPr>
      </w:pPr>
      <w:ins w:id="496" w:author="rwy" w:date="2025-09-09T13:36:05Z">
        <w:r>
          <w:rPr>
            <w:rFonts w:hint="eastAsia" w:ascii="Times New Roman" w:eastAsia="宋体"/>
            <w:szCs w:val="20"/>
            <w:lang w:val="en-US" w:eastAsia="zh-CN"/>
          </w:rPr>
          <w:t>Uncommitted（未提交状态）是节点已从链上前驱接收到日志条目并持久化到本地日志中，但尚未向其管理的本地Raft组发起多数派复制时的状态，该状态数据不能用于响应客户端读请求。</w:t>
        </w:r>
      </w:ins>
    </w:p>
    <w:p w14:paraId="1FE8E083">
      <w:pPr>
        <w:keepNext w:val="0"/>
        <w:keepLines w:val="0"/>
        <w:wordWrap w:val="0"/>
        <w:adjustRightInd w:val="0"/>
        <w:snapToGrid/>
        <w:spacing w:line="300" w:lineRule="auto"/>
        <w:ind w:firstLine="0" w:firstLineChars="0"/>
        <w:jc w:val="both"/>
        <w:rPr>
          <w:ins w:id="498" w:author="rwy" w:date="2025-09-09T13:36:05Z"/>
          <w:rFonts w:hint="default" w:ascii="Times New Roman" w:hAnsi="Times New Roman" w:eastAsia="宋体" w:cs="Times New Roman"/>
          <w:kern w:val="2"/>
          <w:sz w:val="24"/>
          <w:lang w:val="en-US" w:eastAsia="zh-CN" w:bidi="ar-SA"/>
        </w:rPr>
        <w:pPrChange w:id="497" w:author="rwy" w:date="2025-09-09T00:56:17Z">
          <w:pPr>
            <w:jc w:val="center"/>
          </w:pPr>
        </w:pPrChange>
      </w:pPr>
      <w:ins w:id="499" w:author="rwy" w:date="2025-09-09T13:36:05Z">
        <w:r>
          <w:rPr>
            <w:rFonts w:hint="default" w:ascii="Times New Roman" w:hAnsi="Times New Roman" w:eastAsia="宋体" w:cs="Times New Roman"/>
            <w:kern w:val="2"/>
            <w:sz w:val="24"/>
            <w:lang w:val="en-US" w:eastAsia="zh-CN" w:bidi="ar-SA"/>
          </w:rPr>
          <w:drawing>
            <wp:inline distT="0" distB="0" distL="114300" distR="114300">
              <wp:extent cx="5793105" cy="1052830"/>
              <wp:effectExtent l="0" t="0" r="13335" b="13970"/>
              <wp:docPr id="33" name="图片 5" descr="绘图16状态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descr="绘图16状态图-2"/>
                      <pic:cNvPicPr>
                        <a:picLocks noChangeAspect="1"/>
                      </pic:cNvPicPr>
                    </pic:nvPicPr>
                    <pic:blipFill>
                      <a:blip r:embed="rId10"/>
                      <a:stretch>
                        <a:fillRect/>
                      </a:stretch>
                    </pic:blipFill>
                    <pic:spPr>
                      <a:xfrm>
                        <a:off x="0" y="0"/>
                        <a:ext cx="5793105" cy="1052830"/>
                      </a:xfrm>
                      <a:prstGeom prst="rect">
                        <a:avLst/>
                      </a:prstGeom>
                    </pic:spPr>
                  </pic:pic>
                </a:graphicData>
              </a:graphic>
            </wp:inline>
          </w:drawing>
        </w:r>
      </w:ins>
    </w:p>
    <w:p w14:paraId="08CC5FC2">
      <w:pPr>
        <w:keepNext w:val="0"/>
        <w:keepLines w:val="0"/>
        <w:wordWrap w:val="0"/>
        <w:adjustRightInd w:val="0"/>
        <w:snapToGrid/>
        <w:spacing w:line="360" w:lineRule="auto"/>
        <w:ind w:firstLine="0" w:firstLineChars="0"/>
        <w:jc w:val="center"/>
        <w:rPr>
          <w:ins w:id="502" w:author="rwy" w:date="2025-09-09T13:36:05Z"/>
          <w:rFonts w:hint="eastAsia" w:ascii="Times New Roman" w:hAnsi="Times New Roman" w:eastAsia="宋体" w:cs="Times New Roman"/>
          <w:kern w:val="2"/>
          <w:sz w:val="21"/>
          <w:lang w:val="en-US" w:eastAsia="zh-CN" w:bidi="ar-SA"/>
        </w:rPr>
        <w:pPrChange w:id="501" w:author="rwy" w:date="2025-09-09T00:56:17Z">
          <w:pPr>
            <w:jc w:val="center"/>
          </w:pPr>
        </w:pPrChange>
      </w:pPr>
      <w:ins w:id="503" w:author="rwy" w:date="2025-09-09T13:36:05Z">
        <w:bookmarkStart w:id="13" w:name="_Ref20466"/>
        <w:r>
          <w:rPr>
            <w:rFonts w:ascii="Times New Roman" w:hAnsi="Times New Roman" w:eastAsia="宋体" w:cs="Times New Roman"/>
            <w:kern w:val="2"/>
            <w:sz w:val="21"/>
            <w:lang w:val="en-US" w:eastAsia="zh-CN" w:bidi="ar-SA"/>
          </w:rPr>
          <w:t xml:space="preserve">图 </w:t>
        </w:r>
      </w:ins>
      <w:ins w:id="504" w:author="rwy" w:date="2025-09-09T13:36:05Z">
        <w:r>
          <w:rPr>
            <w:rFonts w:ascii="Times New Roman" w:hAnsi="Times New Roman" w:eastAsia="宋体" w:cs="Times New Roman"/>
            <w:kern w:val="2"/>
            <w:sz w:val="21"/>
            <w:lang w:val="en-US" w:eastAsia="zh-CN" w:bidi="ar-SA"/>
          </w:rPr>
          <w:fldChar w:fldCharType="begin"/>
        </w:r>
      </w:ins>
      <w:ins w:id="505" w:author="rwy" w:date="2025-09-09T13:36:05Z">
        <w:r>
          <w:rPr>
            <w:rFonts w:ascii="Times New Roman" w:hAnsi="Times New Roman" w:eastAsia="宋体" w:cs="Times New Roman"/>
            <w:kern w:val="2"/>
            <w:sz w:val="21"/>
            <w:lang w:val="en-US" w:eastAsia="zh-CN" w:bidi="ar-SA"/>
          </w:rPr>
          <w:instrText xml:space="preserve"> STYLEREF 1 \s </w:instrText>
        </w:r>
      </w:ins>
      <w:ins w:id="506" w:author="rwy" w:date="2025-09-09T13:36:05Z">
        <w:r>
          <w:rPr>
            <w:rFonts w:ascii="Times New Roman" w:hAnsi="Times New Roman" w:eastAsia="宋体" w:cs="Times New Roman"/>
            <w:kern w:val="2"/>
            <w:sz w:val="21"/>
            <w:lang w:val="en-US" w:eastAsia="zh-CN" w:bidi="ar-SA"/>
          </w:rPr>
          <w:fldChar w:fldCharType="separate"/>
        </w:r>
      </w:ins>
      <w:ins w:id="507" w:author="rwy" w:date="2025-09-09T13:36:05Z">
        <w:r>
          <w:rPr>
            <w:rFonts w:ascii="Times New Roman" w:hAnsi="Times New Roman" w:eastAsia="宋体" w:cs="Times New Roman"/>
            <w:kern w:val="2"/>
            <w:sz w:val="21"/>
            <w:lang w:val="en-US" w:eastAsia="zh-CN" w:bidi="ar-SA"/>
          </w:rPr>
          <w:t>3</w:t>
        </w:r>
      </w:ins>
      <w:ins w:id="508" w:author="rwy" w:date="2025-09-09T13:36:05Z">
        <w:r>
          <w:rPr>
            <w:rFonts w:ascii="Times New Roman" w:hAnsi="Times New Roman" w:eastAsia="宋体" w:cs="Times New Roman"/>
            <w:kern w:val="2"/>
            <w:sz w:val="21"/>
            <w:lang w:val="en-US" w:eastAsia="zh-CN" w:bidi="ar-SA"/>
          </w:rPr>
          <w:fldChar w:fldCharType="end"/>
        </w:r>
      </w:ins>
      <w:ins w:id="509" w:author="rwy" w:date="2025-09-09T13:36:05Z">
        <w:r>
          <w:rPr>
            <w:rFonts w:hint="eastAsia" w:ascii="Times New Roman" w:hAnsi="Times New Roman" w:eastAsia="宋体" w:cs="Times New Roman"/>
            <w:kern w:val="2"/>
            <w:sz w:val="21"/>
            <w:lang w:val="en-US" w:eastAsia="zh-CN" w:bidi="ar-SA"/>
          </w:rPr>
          <w:t>-</w:t>
        </w:r>
      </w:ins>
      <w:ins w:id="510" w:author="rwy" w:date="2025-09-09T13:36:05Z">
        <w:r>
          <w:rPr>
            <w:rFonts w:ascii="Times New Roman" w:hAnsi="Times New Roman" w:eastAsia="宋体" w:cs="Times New Roman"/>
            <w:kern w:val="2"/>
            <w:sz w:val="21"/>
            <w:lang w:val="en-US" w:eastAsia="zh-CN" w:bidi="ar-SA"/>
          </w:rPr>
          <w:fldChar w:fldCharType="begin"/>
        </w:r>
      </w:ins>
      <w:ins w:id="511" w:author="rwy" w:date="2025-09-09T13:36:05Z">
        <w:r>
          <w:rPr>
            <w:rFonts w:ascii="Times New Roman" w:hAnsi="Times New Roman" w:eastAsia="宋体" w:cs="Times New Roman"/>
            <w:kern w:val="2"/>
            <w:sz w:val="21"/>
            <w:lang w:val="en-US" w:eastAsia="zh-CN" w:bidi="ar-SA"/>
          </w:rPr>
          <w:instrText xml:space="preserve"> SEQ 图 \* ARABIC \s 1 </w:instrText>
        </w:r>
      </w:ins>
      <w:ins w:id="512" w:author="rwy" w:date="2025-09-09T13:36:05Z">
        <w:r>
          <w:rPr>
            <w:rFonts w:ascii="Times New Roman" w:hAnsi="Times New Roman" w:eastAsia="宋体" w:cs="Times New Roman"/>
            <w:kern w:val="2"/>
            <w:sz w:val="21"/>
            <w:lang w:val="en-US" w:eastAsia="zh-CN" w:bidi="ar-SA"/>
          </w:rPr>
          <w:fldChar w:fldCharType="separate"/>
        </w:r>
      </w:ins>
      <w:ins w:id="513" w:author="rwy" w:date="2025-09-09T13:36:05Z">
        <w:r>
          <w:rPr>
            <w:rFonts w:ascii="Times New Roman" w:hAnsi="Times New Roman" w:eastAsia="宋体" w:cs="Times New Roman"/>
            <w:kern w:val="2"/>
            <w:sz w:val="21"/>
            <w:lang w:val="en-US" w:eastAsia="zh-CN" w:bidi="ar-SA"/>
          </w:rPr>
          <w:t>6</w:t>
        </w:r>
      </w:ins>
      <w:ins w:id="514" w:author="rwy" w:date="2025-09-09T13:36:05Z">
        <w:r>
          <w:rPr>
            <w:rFonts w:ascii="Times New Roman" w:hAnsi="Times New Roman" w:eastAsia="宋体" w:cs="Times New Roman"/>
            <w:kern w:val="2"/>
            <w:sz w:val="21"/>
            <w:lang w:val="en-US" w:eastAsia="zh-CN" w:bidi="ar-SA"/>
          </w:rPr>
          <w:fldChar w:fldCharType="end"/>
        </w:r>
        <w:bookmarkEnd w:id="13"/>
      </w:ins>
      <w:ins w:id="515" w:author="rwy" w:date="2025-09-09T13:36:05Z">
        <w:r>
          <w:rPr>
            <w:rFonts w:hint="eastAsia" w:ascii="Times New Roman" w:hAnsi="Times New Roman" w:eastAsia="宋体" w:cs="Times New Roman"/>
            <w:kern w:val="2"/>
            <w:sz w:val="21"/>
            <w:lang w:val="en-US" w:eastAsia="zh-CN" w:bidi="ar-SA"/>
          </w:rPr>
          <w:t>状态转换图</w:t>
        </w:r>
      </w:ins>
    </w:p>
    <w:p w14:paraId="1E5E0DC7">
      <w:pPr>
        <w:keepNext w:val="0"/>
        <w:keepLines w:val="0"/>
        <w:pageBreakBefore w:val="0"/>
        <w:widowControl w:val="0"/>
        <w:kinsoku/>
        <w:overflowPunct/>
        <w:topLinePunct w:val="0"/>
        <w:bidi w:val="0"/>
        <w:adjustRightInd w:val="0"/>
        <w:snapToGrid/>
        <w:spacing w:line="300" w:lineRule="auto"/>
        <w:ind w:firstLine="883"/>
        <w:textAlignment w:val="auto"/>
        <w:rPr>
          <w:ins w:id="516" w:author="rwy" w:date="2025-09-09T13:36:05Z"/>
          <w:rFonts w:hint="eastAsia"/>
          <w:szCs w:val="20"/>
          <w:lang w:val="en-US" w:eastAsia="zh-CN"/>
        </w:rPr>
      </w:pPr>
    </w:p>
    <w:p w14:paraId="52E385E8">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517" w:author="rwy" w:date="2025-09-09T13:36:05Z"/>
          <w:rFonts w:hint="eastAsia"/>
          <w:szCs w:val="20"/>
          <w:lang w:val="en-US" w:eastAsia="zh-CN"/>
        </w:rPr>
      </w:pPr>
      <w:ins w:id="518" w:author="rwy" w:date="2025-09-09T13:36:05Z">
        <w:r>
          <w:rPr>
            <w:rFonts w:hint="eastAsia" w:ascii="Times New Roman" w:eastAsia="宋体"/>
            <w:szCs w:val="20"/>
            <w:lang w:val="en-US" w:eastAsia="zh-CN"/>
          </w:rPr>
          <w:t>Committing（未提中状态）是节点已成功将日志条目发往其管理的本地Raft组，并等待多数派节点的持久化确认。此状态标志着数据持久化流程已正式开始，是一个关键的承诺屏障。该状态数据不能用于响应客户端读请求。</w:t>
        </w:r>
      </w:ins>
    </w:p>
    <w:p w14:paraId="61121BD8">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519" w:author="rwy" w:date="2025-09-09T13:36:05Z"/>
          <w:rFonts w:hint="eastAsia"/>
          <w:szCs w:val="20"/>
          <w:lang w:val="en-US" w:eastAsia="zh-CN"/>
        </w:rPr>
      </w:pPr>
      <w:ins w:id="520" w:author="rwy" w:date="2025-09-09T13:36:05Z">
        <w:r>
          <w:rPr>
            <w:rFonts w:hint="eastAsia" w:ascii="Times New Roman" w:eastAsia="宋体"/>
            <w:szCs w:val="20"/>
            <w:lang w:val="en-US" w:eastAsia="zh-CN"/>
          </w:rPr>
          <w:t>Committed（已提交状态）是节点已收到其本地Raft组的多数派确认，表明该日志条目已被持久化地提交。此状态是数据安全性与一致性的最终保证。</w:t>
        </w:r>
      </w:ins>
      <w:ins w:id="521" w:author="rwy" w:date="2025-09-09T13:36:05Z">
        <w:del w:id="522" w:author="rwy" w:date="2025-09-08T20:49:05Z">
          <w:r>
            <w:rPr>
              <w:rFonts w:hint="eastAsia" w:ascii="Times New Roman" w:eastAsia="宋体"/>
              <w:szCs w:val="20"/>
              <w:lang w:val="en-US" w:eastAsia="zh-CN"/>
            </w:rPr>
            <w:delText>这</w:delText>
          </w:r>
        </w:del>
      </w:ins>
      <w:ins w:id="523" w:author="rwy" w:date="2025-09-09T13:36:05Z">
        <w:r>
          <w:rPr>
            <w:rFonts w:hint="eastAsia" w:ascii="Times New Roman" w:eastAsia="宋体"/>
            <w:szCs w:val="20"/>
            <w:lang w:val="en-US" w:eastAsia="zh-CN"/>
          </w:rPr>
          <w:t>是唯一可安全用于响应客户端读请求的状态。</w:t>
        </w:r>
      </w:ins>
    </w:p>
    <w:p w14:paraId="135DD490">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524" w:author="rwy" w:date="2025-09-09T13:36:05Z"/>
          <w:rFonts w:hint="eastAsia"/>
          <w:szCs w:val="20"/>
          <w:lang w:val="en-US" w:eastAsia="zh-CN"/>
        </w:rPr>
      </w:pPr>
      <w:ins w:id="525" w:author="rwy" w:date="2025-09-09T13:36:05Z">
        <w:r>
          <w:rPr>
            <w:rFonts w:hint="eastAsia" w:ascii="Times New Roman" w:eastAsia="宋体"/>
            <w:szCs w:val="20"/>
            <w:lang w:val="en-US" w:eastAsia="zh-CN"/>
          </w:rPr>
          <w:t>在读请求的处理逻辑上，系统不再强制所有请求集中到领导者或链尾节点，而是允许中继节点在满足一致性条件的情况下直接响应。当中继节点接收到客户端读请求时，会优先查找最新版本的状态，若其处于</w:t>
        </w:r>
      </w:ins>
      <w:ins w:id="526" w:author="rwy" w:date="2025-09-09T13:36:05Z">
        <w:del w:id="527" w:author="rwy" w:date="2025-09-08T23:09:49Z">
          <w:r>
            <w:rPr>
              <w:rFonts w:hint="eastAsia" w:ascii="Times New Roman" w:eastAsia="宋体"/>
              <w:szCs w:val="20"/>
              <w:lang w:val="en-US" w:eastAsia="zh-CN"/>
            </w:rPr>
            <w:delText xml:space="preserve"> </w:delText>
          </w:r>
        </w:del>
      </w:ins>
      <w:ins w:id="528" w:author="rwy" w:date="2025-09-09T13:36:05Z">
        <w:r>
          <w:rPr>
            <w:rFonts w:hint="eastAsia" w:ascii="Times New Roman" w:eastAsia="宋体"/>
            <w:szCs w:val="20"/>
            <w:lang w:val="en-US" w:eastAsia="zh-CN"/>
          </w:rPr>
          <w:t>Committed</w:t>
        </w:r>
      </w:ins>
      <w:ins w:id="529" w:author="rwy" w:date="2025-09-09T13:36:05Z">
        <w:del w:id="530" w:author="rwy" w:date="2025-09-08T23:09:48Z">
          <w:r>
            <w:rPr>
              <w:rFonts w:hint="eastAsia" w:ascii="Times New Roman" w:eastAsia="宋体"/>
              <w:szCs w:val="20"/>
              <w:lang w:val="en-US" w:eastAsia="zh-CN"/>
            </w:rPr>
            <w:delText xml:space="preserve"> </w:delText>
          </w:r>
        </w:del>
      </w:ins>
      <w:ins w:id="531" w:author="rwy" w:date="2025-09-09T13:36:05Z">
        <w:r>
          <w:rPr>
            <w:rFonts w:hint="eastAsia" w:ascii="Times New Roman" w:eastAsia="宋体"/>
            <w:szCs w:val="20"/>
            <w:lang w:val="en-US" w:eastAsia="zh-CN"/>
          </w:rPr>
          <w:t>状态，则可立即返回结果，从而实现分布式的读负载分担。若版本处于非Committed状态，（即Uncommitted、Committing状态），则中继</w:t>
        </w:r>
      </w:ins>
      <w:ins w:id="532" w:author="rwy" w:date="2025-09-09T13:36:05Z">
        <w:r>
          <w:rPr>
            <w:rFonts w:hint="eastAsia"/>
            <w:szCs w:val="20"/>
          </w:rPr>
          <w:t>节点向链尾节点发起轻量级的版本查询请求。该请求仅包含对象标识符而不包含数据内容，显著降低了网络传输开销。链尾节点收到查询后，返回该</w:t>
        </w:r>
      </w:ins>
      <w:ins w:id="533" w:author="rwy" w:date="2025-09-09T13:36:05Z">
        <w:r>
          <w:rPr>
            <w:rFonts w:hint="eastAsia" w:ascii="Times New Roman" w:eastAsia="宋体"/>
            <w:szCs w:val="20"/>
            <w:lang w:val="en-US" w:eastAsia="zh-CN"/>
          </w:rPr>
          <w:t>数据</w:t>
        </w:r>
      </w:ins>
      <w:ins w:id="534" w:author="rwy" w:date="2025-09-09T13:36:05Z">
        <w:r>
          <w:rPr>
            <w:rFonts w:hint="eastAsia"/>
            <w:szCs w:val="20"/>
          </w:rPr>
          <w:t>对象</w:t>
        </w:r>
      </w:ins>
      <w:ins w:id="535" w:author="rwy" w:date="2025-09-09T13:36:05Z">
        <w:r>
          <w:rPr>
            <w:rFonts w:hint="eastAsia" w:ascii="Times New Roman" w:eastAsia="宋体"/>
            <w:szCs w:val="20"/>
            <w:lang w:val="en-US" w:eastAsia="zh-CN"/>
          </w:rPr>
          <w:t>的全局</w:t>
        </w:r>
      </w:ins>
      <w:ins w:id="536" w:author="rwy" w:date="2025-09-09T13:36:05Z">
        <w:r>
          <w:rPr>
            <w:rFonts w:hint="eastAsia"/>
            <w:szCs w:val="20"/>
          </w:rPr>
          <w:t>最新已提交版本号。请求节点根据返回的版本号，在本地存储中查找对应版本的数据并返回给客户端。此过程确保了即使读取过程中有新的提交产生，返回的数据也一定是已提交的版本，</w:t>
        </w:r>
      </w:ins>
      <w:ins w:id="537" w:author="rwy" w:date="2025-09-09T13:36:05Z">
        <w:r>
          <w:rPr>
            <w:rFonts w:hint="eastAsia" w:ascii="Times New Roman" w:eastAsia="宋体"/>
            <w:szCs w:val="20"/>
            <w:lang w:val="en-US" w:eastAsia="zh-CN"/>
          </w:rPr>
          <w:t>可</w:t>
        </w:r>
      </w:ins>
      <w:ins w:id="538" w:author="rwy" w:date="2025-09-09T13:36:05Z">
        <w:r>
          <w:rPr>
            <w:rFonts w:hint="eastAsia"/>
            <w:szCs w:val="20"/>
          </w:rPr>
          <w:t>满足线性一致性要求。</w:t>
        </w:r>
      </w:ins>
      <w:ins w:id="539" w:author="rwy" w:date="2025-09-09T13:36:05Z">
        <w:r>
          <w:rPr>
            <w:rFonts w:hint="eastAsia" w:ascii="Times New Roman" w:eastAsia="宋体"/>
            <w:szCs w:val="20"/>
            <w:lang w:val="en-US" w:eastAsia="zh-CN"/>
          </w:rPr>
          <w:t>读请求处理时序图如</w:t>
        </w:r>
      </w:ins>
      <w:ins w:id="540" w:author="rwy" w:date="2025-09-09T13:36:05Z">
        <w:r>
          <w:rPr>
            <w:rFonts w:hint="eastAsia" w:ascii="Times New Roman" w:eastAsia="宋体"/>
            <w:szCs w:val="20"/>
            <w:lang w:val="en-US" w:eastAsia="zh-CN"/>
          </w:rPr>
          <w:fldChar w:fldCharType="begin"/>
        </w:r>
      </w:ins>
      <w:ins w:id="541" w:author="rwy" w:date="2025-09-09T13:36:05Z">
        <w:r>
          <w:rPr>
            <w:rFonts w:hint="eastAsia" w:ascii="Times New Roman" w:eastAsia="宋体"/>
            <w:szCs w:val="20"/>
            <w:lang w:val="en-US" w:eastAsia="zh-CN"/>
          </w:rPr>
          <w:instrText xml:space="preserve"> REF _Ref25270 \h </w:instrText>
        </w:r>
      </w:ins>
      <w:ins w:id="542" w:author="rwy" w:date="2025-09-09T13:36:05Z">
        <w:r>
          <w:rPr>
            <w:rFonts w:hint="eastAsia" w:ascii="Times New Roman" w:eastAsia="宋体"/>
            <w:szCs w:val="20"/>
            <w:lang w:val="en-US" w:eastAsia="zh-CN"/>
          </w:rPr>
          <w:fldChar w:fldCharType="separate"/>
        </w:r>
      </w:ins>
      <w:ins w:id="543" w:author="rwy" w:date="2025-09-09T13:36:05Z">
        <w:r>
          <w:rPr>
            <w:szCs w:val="20"/>
          </w:rPr>
          <w:t xml:space="preserve">图 </w:t>
        </w:r>
      </w:ins>
      <w:ins w:id="544" w:author="rwy" w:date="2025-09-09T13:36:05Z">
        <w:r>
          <w:rPr>
            <w:szCs w:val="20"/>
          </w:rPr>
          <w:fldChar w:fldCharType="begin"/>
        </w:r>
      </w:ins>
      <w:ins w:id="545" w:author="rwy" w:date="2025-09-09T13:36:05Z">
        <w:r>
          <w:rPr>
            <w:szCs w:val="20"/>
          </w:rPr>
          <w:instrText xml:space="preserve"> STYLEREF 1 \s </w:instrText>
        </w:r>
      </w:ins>
      <w:ins w:id="546" w:author="rwy" w:date="2025-09-09T13:36:05Z">
        <w:r>
          <w:rPr>
            <w:szCs w:val="20"/>
          </w:rPr>
          <w:fldChar w:fldCharType="separate"/>
        </w:r>
      </w:ins>
      <w:ins w:id="547" w:author="rwy" w:date="2025-09-09T13:36:05Z">
        <w:r>
          <w:rPr>
            <w:szCs w:val="20"/>
          </w:rPr>
          <w:t>3</w:t>
        </w:r>
      </w:ins>
      <w:ins w:id="548" w:author="rwy" w:date="2025-09-09T13:36:05Z">
        <w:r>
          <w:rPr>
            <w:szCs w:val="20"/>
          </w:rPr>
          <w:fldChar w:fldCharType="end"/>
        </w:r>
      </w:ins>
      <w:ins w:id="549" w:author="rwy" w:date="2025-09-09T13:36:05Z">
        <w:r>
          <w:rPr>
            <w:rFonts w:hint="eastAsia" w:eastAsia="宋体"/>
            <w:szCs w:val="20"/>
            <w:lang w:eastAsia="zh-CN"/>
          </w:rPr>
          <w:t>-</w:t>
        </w:r>
      </w:ins>
      <w:ins w:id="550" w:author="rwy" w:date="2025-09-09T13:36:05Z">
        <w:r>
          <w:rPr>
            <w:szCs w:val="20"/>
          </w:rPr>
          <w:t>7</w:t>
        </w:r>
      </w:ins>
      <w:ins w:id="551" w:author="rwy" w:date="2025-09-09T13:36:05Z">
        <w:r>
          <w:rPr>
            <w:rFonts w:hint="eastAsia" w:ascii="Times New Roman" w:eastAsia="宋体"/>
            <w:szCs w:val="20"/>
            <w:lang w:val="en-US" w:eastAsia="zh-CN"/>
          </w:rPr>
          <w:fldChar w:fldCharType="end"/>
        </w:r>
      </w:ins>
      <w:ins w:id="552" w:author="rwy" w:date="2025-09-09T13:36:05Z">
        <w:r>
          <w:rPr>
            <w:rFonts w:hint="eastAsia" w:ascii="Times New Roman" w:eastAsia="宋体"/>
            <w:szCs w:val="20"/>
            <w:lang w:val="en-US" w:eastAsia="zh-CN"/>
          </w:rPr>
          <w:t>所示。</w:t>
        </w:r>
      </w:ins>
    </w:p>
    <w:p w14:paraId="2EBE0ED1">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553" w:author="rwy" w:date="2025-09-09T13:36:05Z"/>
          <w:rFonts w:hint="eastAsia"/>
          <w:szCs w:val="20"/>
          <w:lang w:val="en-US" w:eastAsia="zh-CN"/>
        </w:rPr>
      </w:pPr>
      <w:ins w:id="554" w:author="rwy" w:date="2025-09-09T13:36:05Z">
        <w:r>
          <w:rPr>
            <w:rFonts w:hint="eastAsia" w:ascii="Times New Roman" w:eastAsia="宋体"/>
            <w:szCs w:val="20"/>
            <w:lang w:val="en-US" w:eastAsia="zh-CN"/>
          </w:rPr>
          <w:t>上述机制通过版本号管理和三状态标记，在扩展系统读吞吐量的同时确保了任何情况下返回给客户端的都是已提交的数据，严格满足严格的线性一致性要求。全局单调版本号为所有数据变更建立全局全序关系，而三状态标记则提供了持久性与一致性约束。在高并发场景下，中继节点的可读性大幅分散了链尾的负载压力，通过链式复制与版本状态管理的有机结合，有效降低了热点节点的访问压力，极大地提升了系统读吞吐量。</w:t>
        </w:r>
      </w:ins>
    </w:p>
    <w:p w14:paraId="592A1E08">
      <w:pPr>
        <w:keepNext w:val="0"/>
        <w:keepLines w:val="0"/>
        <w:pageBreakBefore w:val="0"/>
        <w:widowControl w:val="0"/>
        <w:numPr>
          <w:ilvl w:val="0"/>
          <w:numId w:val="3"/>
        </w:numPr>
        <w:kinsoku/>
        <w:overflowPunct/>
        <w:topLinePunct w:val="0"/>
        <w:bidi w:val="0"/>
        <w:adjustRightInd w:val="0"/>
        <w:snapToGrid/>
        <w:spacing w:line="300" w:lineRule="auto"/>
        <w:ind w:left="1145" w:hanging="720" w:firstLineChars="0"/>
        <w:jc w:val="both"/>
        <w:textAlignment w:val="auto"/>
        <w:rPr>
          <w:ins w:id="555" w:author="rwy" w:date="2025-09-09T13:36:05Z"/>
          <w:rFonts w:hint="eastAsia" w:ascii="Times New Roman" w:hAnsi="Times New Roman" w:eastAsia="宋体" w:cs="Times New Roman"/>
          <w:kern w:val="2"/>
          <w:sz w:val="24"/>
          <w:lang w:val="en-US" w:eastAsia="zh-CN" w:bidi="ar-SA"/>
        </w:rPr>
      </w:pPr>
      <w:ins w:id="556" w:author="rwy" w:date="2025-09-09T13:36:05Z">
        <w:r>
          <w:rPr>
            <w:rFonts w:hint="eastAsia" w:ascii="Times New Roman" w:hAnsi="Times New Roman" w:eastAsia="宋体" w:cs="Times New Roman"/>
            <w:kern w:val="2"/>
            <w:sz w:val="24"/>
            <w:lang w:val="en-US" w:eastAsia="zh-CN" w:bidi="ar-SA"/>
          </w:rPr>
          <w:t>多节点线性写延迟优化策略</w:t>
        </w:r>
      </w:ins>
    </w:p>
    <w:p w14:paraId="633696D9">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557" w:author="rwy" w:date="2025-09-09T13:36:05Z"/>
          <w:rFonts w:hint="eastAsia"/>
          <w:szCs w:val="20"/>
        </w:rPr>
      </w:pPr>
      <w:ins w:id="558" w:author="rwy" w:date="2025-09-09T13:36:05Z">
        <w:r>
          <w:rPr>
            <w:rFonts w:hint="eastAsia"/>
            <w:szCs w:val="20"/>
          </w:rPr>
          <w:t>在传统</w:t>
        </w:r>
      </w:ins>
      <w:ins w:id="559" w:author="rwy" w:date="2025-09-09T13:36:05Z">
        <w:r>
          <w:rPr>
            <w:rFonts w:hint="eastAsia" w:eastAsia="宋体"/>
            <w:szCs w:val="20"/>
            <w:lang w:eastAsia="zh-CN"/>
          </w:rPr>
          <w:t>Raft</w:t>
        </w:r>
      </w:ins>
      <w:ins w:id="560" w:author="rwy" w:date="2025-09-09T13:36:05Z">
        <w:r>
          <w:rPr>
            <w:rFonts w:hint="eastAsia"/>
            <w:szCs w:val="20"/>
          </w:rPr>
          <w:t>中，领导者需要向所有N</w:t>
        </w:r>
      </w:ins>
      <w:ins w:id="561" w:author="rwy" w:date="2025-09-09T13:36:05Z">
        <w:r>
          <w:rPr>
            <w:rFonts w:hint="eastAsia" w:ascii="Times New Roman" w:eastAsia="宋体"/>
            <w:szCs w:val="20"/>
            <w:lang w:val="en-US" w:eastAsia="zh-CN"/>
          </w:rPr>
          <w:t>-</w:t>
        </w:r>
      </w:ins>
      <w:ins w:id="562" w:author="rwy" w:date="2025-09-09T13:36:05Z">
        <w:r>
          <w:rPr>
            <w:rFonts w:hint="eastAsia"/>
            <w:szCs w:val="20"/>
          </w:rPr>
          <w:t>1个跟随者并行发送日志，通信复杂度为O(N</w:t>
        </w:r>
      </w:ins>
      <w:ins w:id="563" w:author="rwy" w:date="2025-09-09T13:36:05Z">
        <w:del w:id="564" w:author="rwy" w:date="2025-09-08T19:41:55Z">
          <w:r>
            <w:rPr>
              <w:rFonts w:hint="eastAsia" w:ascii="Times New Roman" w:eastAsia="宋体"/>
              <w:szCs w:val="20"/>
              <w:lang w:val="en-US" w:eastAsia="zh-CN"/>
            </w:rPr>
            <w:delText>-</w:delText>
          </w:r>
        </w:del>
      </w:ins>
      <w:ins w:id="565" w:author="rwy" w:date="2025-09-09T13:36:05Z">
        <w:del w:id="566" w:author="rwy" w:date="2025-09-08T19:41:55Z">
          <w:r>
            <w:rPr>
              <w:rFonts w:hint="eastAsia"/>
              <w:szCs w:val="20"/>
            </w:rPr>
            <w:delText>1</w:delText>
          </w:r>
        </w:del>
      </w:ins>
      <w:ins w:id="567" w:author="rwy" w:date="2025-09-09T13:36:05Z">
        <w:r>
          <w:rPr>
            <w:rFonts w:hint="eastAsia"/>
            <w:szCs w:val="20"/>
          </w:rPr>
          <w:t>)，传播延迟为O(1)，在网络带宽受限的情况下，领导者的负载随集群规模增长，容易形成瓶颈。在链式复制中，日志从领导者逐级传递，每个节点仅向一个下游节点复制，通信复杂度为O(1)，传播延迟为O(N)</w:t>
        </w:r>
      </w:ins>
      <w:ins w:id="568" w:author="rwy" w:date="2025-09-09T13:36:05Z">
        <w:r>
          <w:rPr>
            <w:rFonts w:hint="eastAsia" w:eastAsia="宋体"/>
            <w:szCs w:val="20"/>
            <w:lang w:eastAsia="zh-CN"/>
          </w:rPr>
          <w:t>，</w:t>
        </w:r>
      </w:ins>
      <w:ins w:id="569" w:author="rwy" w:date="2025-09-09T13:36:05Z">
        <w:r>
          <w:rPr>
            <w:rFonts w:hint="eastAsia"/>
            <w:szCs w:val="20"/>
          </w:rPr>
          <w:t>但在高可用性要求下，链式拓扑的单点故障影响较大，恢复代价高。本研究提出了一种分层链式日志复制系统的并行优化策略，将链式复制与星型复制有机结合，并通过双层并行</w:t>
        </w:r>
      </w:ins>
      <w:ins w:id="570" w:author="rwy" w:date="2025-09-09T13:36:05Z">
        <w:r>
          <w:rPr>
            <w:rFonts w:hint="eastAsia" w:ascii="Times New Roman" w:eastAsia="宋体"/>
            <w:szCs w:val="20"/>
            <w:lang w:val="en-US" w:eastAsia="zh-CN"/>
          </w:rPr>
          <w:t>执行</w:t>
        </w:r>
      </w:ins>
      <w:ins w:id="571" w:author="rwy" w:date="2025-09-09T13:36:05Z">
        <w:del w:id="572" w:author="rwy" w:date="2025-09-08T19:42:49Z">
          <w:r>
            <w:rPr>
              <w:rFonts w:hint="eastAsia"/>
              <w:szCs w:val="20"/>
            </w:rPr>
            <w:delText>提</w:delText>
          </w:r>
        </w:del>
      </w:ins>
      <w:ins w:id="573" w:author="rwy" w:date="2025-09-09T13:36:05Z">
        <w:del w:id="574" w:author="rwy" w:date="2025-09-08T19:42:48Z">
          <w:r>
            <w:rPr>
              <w:rFonts w:hint="eastAsia"/>
              <w:szCs w:val="20"/>
            </w:rPr>
            <w:delText>交</w:delText>
          </w:r>
        </w:del>
      </w:ins>
      <w:ins w:id="575" w:author="rwy" w:date="2025-09-09T13:36:05Z">
        <w:r>
          <w:rPr>
            <w:rFonts w:hint="eastAsia"/>
            <w:szCs w:val="20"/>
          </w:rPr>
          <w:t>机制有效降低总体延迟。</w:t>
        </w:r>
      </w:ins>
    </w:p>
    <w:p w14:paraId="61C781E2">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576" w:author="rwy" w:date="2025-09-09T13:36:05Z"/>
          <w:rFonts w:hint="eastAsia"/>
          <w:szCs w:val="20"/>
          <w:lang w:val="en-US" w:eastAsia="zh-CN"/>
        </w:rPr>
      </w:pPr>
      <w:ins w:id="577" w:author="rwy" w:date="2025-09-09T13:36:05Z">
        <w:r>
          <w:rPr>
            <w:rFonts w:hint="eastAsia"/>
            <w:szCs w:val="20"/>
          </w:rPr>
          <w:t>在该策略中，复制过程被划分为两个逻辑层次。第一层为链式复制层，由</w:t>
        </w:r>
      </w:ins>
      <w:ins w:id="578" w:author="rwy" w:date="2025-09-09T13:36:05Z">
        <w:r>
          <w:rPr>
            <w:rFonts w:hint="eastAsia" w:ascii="Times New Roman" w:eastAsia="宋体"/>
            <w:szCs w:val="20"/>
            <w:lang w:val="en-US" w:eastAsia="zh-CN"/>
          </w:rPr>
          <w:t>链首</w:t>
        </w:r>
      </w:ins>
      <w:ins w:id="579" w:author="rwy" w:date="2025-09-09T13:36:05Z">
        <w:r>
          <w:rPr>
            <w:rFonts w:hint="eastAsia"/>
            <w:szCs w:val="20"/>
          </w:rPr>
          <w:t>领导者节点发起，将日志条目交由第一个中继节点，并沿链式结构顺序传播至尾节点。链式传播的优势在于其天然的流水线特性：每一个节点在接收到日志条目</w:t>
        </w:r>
      </w:ins>
      <w:ins w:id="580" w:author="rwy" w:date="2025-09-09T13:36:05Z">
        <w:r>
          <w:rPr>
            <w:rFonts w:hint="eastAsia" w:ascii="Times New Roman" w:eastAsia="宋体"/>
            <w:szCs w:val="20"/>
            <w:lang w:val="en-US" w:eastAsia="zh-CN"/>
          </w:rPr>
          <w:t>后</w:t>
        </w:r>
      </w:ins>
      <w:ins w:id="581" w:author="rwy" w:date="2025-09-09T13:36:05Z">
        <w:del w:id="582" w:author="rwy" w:date="2025-09-08T19:43:42Z">
          <w:r>
            <w:rPr>
              <w:rFonts w:hint="eastAsia"/>
              <w:szCs w:val="20"/>
            </w:rPr>
            <w:delText>并完成本地写入后</w:delText>
          </w:r>
        </w:del>
      </w:ins>
      <w:ins w:id="583" w:author="rwy" w:date="2025-09-09T13:36:05Z">
        <w:r>
          <w:rPr>
            <w:rFonts w:hint="eastAsia"/>
            <w:szCs w:val="20"/>
          </w:rPr>
          <w:t>，即可立刻将其转发至后继节点，无需等待全链路完成。这种逐跳并行的特性使得链路上的带宽资源得到充分利用，同时有效减轻了领导者的直接负载，使其网络发送开销始终维持在常数级别。</w:t>
        </w:r>
      </w:ins>
    </w:p>
    <w:p w14:paraId="61A5EC34">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center"/>
        <w:textAlignment w:val="auto"/>
        <w:rPr>
          <w:ins w:id="584" w:author="rwy" w:date="2025-09-09T13:36:05Z"/>
          <w:rFonts w:hint="default"/>
          <w:szCs w:val="20"/>
          <w:lang w:val="en-US" w:eastAsia="zh-CN"/>
        </w:rPr>
      </w:pPr>
      <w:ins w:id="585" w:author="rwy" w:date="2025-09-09T13:36:05Z">
        <w:r>
          <w:rPr>
            <w:rFonts w:hint="default"/>
            <w:szCs w:val="20"/>
            <w:lang w:val="en-US" w:eastAsia="zh-CN"/>
          </w:rPr>
          <w:drawing>
            <wp:inline distT="0" distB="0" distL="114300" distR="114300">
              <wp:extent cx="4536440" cy="6353810"/>
              <wp:effectExtent l="0" t="0" r="5080" b="1270"/>
              <wp:docPr id="37" name="图片 37" descr="读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读流程"/>
                      <pic:cNvPicPr>
                        <a:picLocks noChangeAspect="1"/>
                      </pic:cNvPicPr>
                    </pic:nvPicPr>
                    <pic:blipFill>
                      <a:blip r:embed="rId11"/>
                      <a:stretch>
                        <a:fillRect/>
                      </a:stretch>
                    </pic:blipFill>
                    <pic:spPr>
                      <a:xfrm>
                        <a:off x="0" y="0"/>
                        <a:ext cx="4536440" cy="6353810"/>
                      </a:xfrm>
                      <a:prstGeom prst="rect">
                        <a:avLst/>
                      </a:prstGeom>
                    </pic:spPr>
                  </pic:pic>
                </a:graphicData>
              </a:graphic>
            </wp:inline>
          </w:drawing>
        </w:r>
      </w:ins>
    </w:p>
    <w:p w14:paraId="2884A86B">
      <w:pPr>
        <w:keepNext w:val="0"/>
        <w:keepLines w:val="0"/>
        <w:pageBreakBefore w:val="0"/>
        <w:widowControl w:val="0"/>
        <w:kinsoku/>
        <w:wordWrap w:val="0"/>
        <w:overflowPunct/>
        <w:topLinePunct w:val="0"/>
        <w:autoSpaceDE/>
        <w:autoSpaceDN/>
        <w:bidi w:val="0"/>
        <w:adjustRightInd w:val="0"/>
        <w:snapToGrid/>
        <w:spacing w:line="300" w:lineRule="auto"/>
        <w:ind w:left="0" w:right="0" w:firstLine="420" w:firstLineChars="200"/>
        <w:jc w:val="center"/>
        <w:textAlignment w:val="auto"/>
        <w:rPr>
          <w:ins w:id="587" w:author="rwy" w:date="2025-09-09T13:36:05Z"/>
          <w:rFonts w:hint="eastAsia" w:ascii="Times New Roman" w:hAnsi="Times New Roman" w:eastAsia="宋体" w:cs="Times New Roman"/>
          <w:kern w:val="2"/>
          <w:sz w:val="21"/>
          <w:lang w:val="en-US" w:eastAsia="zh-CN" w:bidi="ar-SA"/>
        </w:rPr>
      </w:pPr>
      <w:ins w:id="588" w:author="rwy" w:date="2025-09-09T13:36:05Z">
        <w:bookmarkStart w:id="14" w:name="_Ref25270"/>
        <w:r>
          <w:rPr>
            <w:rFonts w:ascii="Times New Roman" w:hAnsi="Times New Roman" w:eastAsia="宋体" w:cs="Times New Roman"/>
            <w:kern w:val="2"/>
            <w:sz w:val="21"/>
            <w:lang w:val="en-US" w:eastAsia="zh-CN" w:bidi="ar-SA"/>
          </w:rPr>
          <w:t xml:space="preserve">图 </w:t>
        </w:r>
      </w:ins>
      <w:ins w:id="589" w:author="rwy" w:date="2025-09-09T13:36:05Z">
        <w:r>
          <w:rPr>
            <w:rFonts w:ascii="Times New Roman" w:hAnsi="Times New Roman" w:eastAsia="宋体" w:cs="Times New Roman"/>
            <w:kern w:val="2"/>
            <w:sz w:val="21"/>
            <w:lang w:val="en-US" w:eastAsia="zh-CN" w:bidi="ar-SA"/>
          </w:rPr>
          <w:fldChar w:fldCharType="begin"/>
        </w:r>
      </w:ins>
      <w:ins w:id="590" w:author="rwy" w:date="2025-09-09T13:36:05Z">
        <w:r>
          <w:rPr>
            <w:rFonts w:ascii="Times New Roman" w:hAnsi="Times New Roman" w:eastAsia="宋体" w:cs="Times New Roman"/>
            <w:kern w:val="2"/>
            <w:sz w:val="21"/>
            <w:lang w:val="en-US" w:eastAsia="zh-CN" w:bidi="ar-SA"/>
          </w:rPr>
          <w:instrText xml:space="preserve"> STYLEREF 1 \s </w:instrText>
        </w:r>
      </w:ins>
      <w:ins w:id="591" w:author="rwy" w:date="2025-09-09T13:36:05Z">
        <w:r>
          <w:rPr>
            <w:rFonts w:ascii="Times New Roman" w:hAnsi="Times New Roman" w:eastAsia="宋体" w:cs="Times New Roman"/>
            <w:kern w:val="2"/>
            <w:sz w:val="21"/>
            <w:lang w:val="en-US" w:eastAsia="zh-CN" w:bidi="ar-SA"/>
          </w:rPr>
          <w:fldChar w:fldCharType="separate"/>
        </w:r>
      </w:ins>
      <w:ins w:id="592" w:author="rwy" w:date="2025-09-09T13:36:05Z">
        <w:r>
          <w:rPr>
            <w:rFonts w:ascii="Times New Roman" w:hAnsi="Times New Roman" w:eastAsia="宋体" w:cs="Times New Roman"/>
            <w:kern w:val="2"/>
            <w:sz w:val="21"/>
            <w:lang w:val="en-US" w:eastAsia="zh-CN" w:bidi="ar-SA"/>
          </w:rPr>
          <w:t>3</w:t>
        </w:r>
      </w:ins>
      <w:ins w:id="593" w:author="rwy" w:date="2025-09-09T13:36:05Z">
        <w:r>
          <w:rPr>
            <w:rFonts w:ascii="Times New Roman" w:hAnsi="Times New Roman" w:eastAsia="宋体" w:cs="Times New Roman"/>
            <w:kern w:val="2"/>
            <w:sz w:val="21"/>
            <w:lang w:val="en-US" w:eastAsia="zh-CN" w:bidi="ar-SA"/>
          </w:rPr>
          <w:fldChar w:fldCharType="end"/>
        </w:r>
      </w:ins>
      <w:ins w:id="594" w:author="rwy" w:date="2025-09-09T13:36:05Z">
        <w:r>
          <w:rPr>
            <w:rFonts w:hint="eastAsia" w:ascii="Times New Roman" w:hAnsi="Times New Roman" w:eastAsia="宋体" w:cs="Times New Roman"/>
            <w:kern w:val="2"/>
            <w:sz w:val="21"/>
            <w:lang w:val="en-US" w:eastAsia="zh-CN" w:bidi="ar-SA"/>
          </w:rPr>
          <w:t>-</w:t>
        </w:r>
      </w:ins>
      <w:ins w:id="595" w:author="rwy" w:date="2025-09-09T13:36:05Z">
        <w:r>
          <w:rPr>
            <w:rFonts w:ascii="Times New Roman" w:hAnsi="Times New Roman" w:eastAsia="宋体" w:cs="Times New Roman"/>
            <w:kern w:val="2"/>
            <w:sz w:val="21"/>
            <w:lang w:val="en-US" w:eastAsia="zh-CN" w:bidi="ar-SA"/>
          </w:rPr>
          <w:fldChar w:fldCharType="begin"/>
        </w:r>
      </w:ins>
      <w:ins w:id="596" w:author="rwy" w:date="2025-09-09T13:36:05Z">
        <w:r>
          <w:rPr>
            <w:rFonts w:ascii="Times New Roman" w:hAnsi="Times New Roman" w:eastAsia="宋体" w:cs="Times New Roman"/>
            <w:kern w:val="2"/>
            <w:sz w:val="21"/>
            <w:lang w:val="en-US" w:eastAsia="zh-CN" w:bidi="ar-SA"/>
          </w:rPr>
          <w:instrText xml:space="preserve"> SEQ 图 \* ARABIC \s 1 </w:instrText>
        </w:r>
      </w:ins>
      <w:ins w:id="597" w:author="rwy" w:date="2025-09-09T13:36:05Z">
        <w:r>
          <w:rPr>
            <w:rFonts w:ascii="Times New Roman" w:hAnsi="Times New Roman" w:eastAsia="宋体" w:cs="Times New Roman"/>
            <w:kern w:val="2"/>
            <w:sz w:val="21"/>
            <w:lang w:val="en-US" w:eastAsia="zh-CN" w:bidi="ar-SA"/>
          </w:rPr>
          <w:fldChar w:fldCharType="separate"/>
        </w:r>
      </w:ins>
      <w:ins w:id="598" w:author="rwy" w:date="2025-09-09T13:36:05Z">
        <w:r>
          <w:rPr>
            <w:rFonts w:ascii="Times New Roman" w:hAnsi="Times New Roman" w:eastAsia="宋体" w:cs="Times New Roman"/>
            <w:kern w:val="2"/>
            <w:sz w:val="21"/>
            <w:lang w:val="en-US" w:eastAsia="zh-CN" w:bidi="ar-SA"/>
          </w:rPr>
          <w:t>7</w:t>
        </w:r>
      </w:ins>
      <w:ins w:id="599" w:author="rwy" w:date="2025-09-09T13:36:05Z">
        <w:r>
          <w:rPr>
            <w:rFonts w:ascii="Times New Roman" w:hAnsi="Times New Roman" w:eastAsia="宋体" w:cs="Times New Roman"/>
            <w:kern w:val="2"/>
            <w:sz w:val="21"/>
            <w:lang w:val="en-US" w:eastAsia="zh-CN" w:bidi="ar-SA"/>
          </w:rPr>
          <w:fldChar w:fldCharType="end"/>
        </w:r>
        <w:bookmarkEnd w:id="14"/>
      </w:ins>
      <w:ins w:id="600" w:author="rwy" w:date="2025-09-09T13:36:05Z">
        <w:r>
          <w:rPr>
            <w:rFonts w:hint="eastAsia" w:ascii="Times New Roman" w:hAnsi="Times New Roman" w:eastAsia="宋体" w:cs="Times New Roman"/>
            <w:kern w:val="2"/>
            <w:sz w:val="21"/>
            <w:lang w:val="en-US" w:eastAsia="zh-CN" w:bidi="ar-SA"/>
          </w:rPr>
          <w:t>读请求处理时序图</w:t>
        </w:r>
      </w:ins>
    </w:p>
    <w:p w14:paraId="2B00BAC0">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601" w:author="rwy" w:date="2025-09-09T13:36:05Z"/>
          <w:rFonts w:hint="eastAsia"/>
          <w:szCs w:val="20"/>
        </w:rPr>
      </w:pPr>
    </w:p>
    <w:p w14:paraId="2C3E2C42">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602" w:author="rwy" w:date="2025-09-09T13:36:05Z"/>
          <w:rFonts w:hint="eastAsia"/>
          <w:szCs w:val="20"/>
        </w:rPr>
      </w:pPr>
      <w:ins w:id="603" w:author="rwy" w:date="2025-09-09T13:36:05Z">
        <w:r>
          <w:rPr>
            <w:rFonts w:hint="eastAsia"/>
            <w:szCs w:val="20"/>
          </w:rPr>
          <w:t>第二层为星型复制层，每一个链</w:t>
        </w:r>
      </w:ins>
      <w:ins w:id="604" w:author="rwy" w:date="2025-09-09T13:36:05Z">
        <w:del w:id="605" w:author="rwy" w:date="2025-09-08T19:51:31Z">
          <w:r>
            <w:rPr>
              <w:rFonts w:hint="eastAsia"/>
              <w:szCs w:val="20"/>
            </w:rPr>
            <w:delText>式</w:delText>
          </w:r>
        </w:del>
      </w:ins>
      <w:ins w:id="606" w:author="rwy" w:date="2025-09-09T13:36:05Z">
        <w:r>
          <w:rPr>
            <w:rFonts w:hint="eastAsia"/>
            <w:szCs w:val="20"/>
          </w:rPr>
          <w:t>节点同时作为一个独立的</w:t>
        </w:r>
      </w:ins>
      <w:ins w:id="607" w:author="rwy" w:date="2025-09-09T13:36:05Z">
        <w:r>
          <w:rPr>
            <w:rFonts w:hint="eastAsia" w:eastAsia="宋体"/>
            <w:szCs w:val="20"/>
            <w:lang w:eastAsia="zh-CN"/>
          </w:rPr>
          <w:t>Raft</w:t>
        </w:r>
      </w:ins>
      <w:ins w:id="608" w:author="rwy" w:date="2025-09-09T13:36:05Z">
        <w:r>
          <w:rPr>
            <w:rFonts w:hint="eastAsia"/>
            <w:szCs w:val="20"/>
          </w:rPr>
          <w:t>组领导者，在接收到日志条目的同时，立即并行地发起其本地Raft组的多数派复制过程</w:t>
        </w:r>
      </w:ins>
      <w:ins w:id="609" w:author="rwy" w:date="2025-09-09T13:36:05Z">
        <w:del w:id="610" w:author="rwy" w:date="2025-09-08T19:52:09Z">
          <w:r>
            <w:rPr>
              <w:rFonts w:hint="eastAsia"/>
              <w:szCs w:val="20"/>
            </w:rPr>
            <w:delText>，负责将日志条目分发至其所管理的若干存储节点</w:delText>
          </w:r>
        </w:del>
      </w:ins>
      <w:ins w:id="611" w:author="rwy" w:date="2025-09-09T13:36:05Z">
        <w:r>
          <w:rPr>
            <w:rFonts w:hint="eastAsia"/>
            <w:szCs w:val="20"/>
          </w:rPr>
          <w:t>。星型层的核心目标是快速完成多数派确认，保证日志条目在存储层的持久化。由于链上每个节点的星型复制过程相互独立，这些复制与确认操作可以与链式传播过程并行执行。因此，当链式传播继续向后扩展时，已经接收日志的节点即可立即触发其对应</w:t>
        </w:r>
      </w:ins>
      <w:ins w:id="612" w:author="rwy" w:date="2025-09-09T13:36:05Z">
        <w:r>
          <w:rPr>
            <w:rFonts w:hint="eastAsia" w:eastAsia="宋体"/>
            <w:szCs w:val="20"/>
            <w:lang w:eastAsia="zh-CN"/>
          </w:rPr>
          <w:t>Raft</w:t>
        </w:r>
      </w:ins>
      <w:ins w:id="613" w:author="rwy" w:date="2025-09-09T13:36:05Z">
        <w:r>
          <w:rPr>
            <w:rFonts w:hint="eastAsia"/>
            <w:szCs w:val="20"/>
          </w:rPr>
          <w:t>组的分发和提交确认，从而实现跨层并行。</w:t>
        </w:r>
      </w:ins>
    </w:p>
    <w:p w14:paraId="30C67C15">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614" w:author="rwy" w:date="2025-09-09T13:36:05Z"/>
          <w:del w:id="615" w:author="rwy" w:date="2025-09-08T20:30:38Z"/>
          <w:rFonts w:hint="eastAsia"/>
          <w:szCs w:val="20"/>
        </w:rPr>
      </w:pPr>
    </w:p>
    <w:p w14:paraId="3994ADEE">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616" w:author="rwy" w:date="2025-09-09T13:36:05Z"/>
          <w:del w:id="617" w:author="rwy" w:date="2025-09-08T20:39:20Z"/>
          <w:rFonts w:hint="eastAsia"/>
          <w:szCs w:val="20"/>
        </w:rPr>
      </w:pPr>
      <w:ins w:id="618" w:author="rwy" w:date="2025-09-09T13:36:05Z">
        <w:del w:id="619" w:author="rwy" w:date="2025-09-08T20:39:20Z">
          <w:r>
            <w:rPr>
              <w:rFonts w:hint="eastAsia"/>
              <w:szCs w:val="20"/>
            </w:rPr>
            <w:delText>在本文提出的分层链式日志复制协议中，写请求的处理是一个高度并行化的过程，其核心目标是在保证线性一致性的前提下，将写入延迟从传统链式复制与星型复制延迟的累加优化为二者的最大值。该流程由全局领导者（Global Leader）发起，通过中继领导者（RelayLeader）节点依次传播，最终由尾节点（Tail）终止，并涉及多个并行的本地共识组持久化过程。</w:delText>
          </w:r>
        </w:del>
      </w:ins>
    </w:p>
    <w:p w14:paraId="76D5B9A5">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620" w:author="rwy" w:date="2025-09-09T13:36:05Z"/>
          <w:del w:id="621" w:author="rwy" w:date="2025-09-08T20:40:09Z"/>
          <w:rFonts w:hint="eastAsia"/>
          <w:szCs w:val="20"/>
        </w:rPr>
      </w:pPr>
      <w:ins w:id="622" w:author="rwy" w:date="2025-09-09T13:36:05Z">
        <w:r>
          <w:rPr>
            <w:rFonts w:hint="eastAsia"/>
            <w:szCs w:val="20"/>
          </w:rPr>
          <w:t>写请求始于客户端向全局领导者发起操作。全局领导者为其分配一个全局单调递增的版本号，并将该日志条目以未提交（Uncommitted）状态持久化至本地日志。随后，全局领导者并行执行两项操作：其一，在其管理的本地Raft组内发起该条目的多数派复制；其二，将条目沿链式拓扑向下游的第一个中继领导者节点传播。</w:t>
        </w:r>
      </w:ins>
    </w:p>
    <w:p w14:paraId="4E625D81">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623" w:author="rwy" w:date="2025-09-09T13:36:05Z"/>
          <w:rFonts w:hint="eastAsia"/>
          <w:szCs w:val="20"/>
        </w:rPr>
      </w:pPr>
      <w:ins w:id="624" w:author="rwy" w:date="2025-09-09T13:36:05Z">
        <w:r>
          <w:rPr>
            <w:rFonts w:hint="eastAsia"/>
            <w:szCs w:val="20"/>
          </w:rPr>
          <w:t>链中的每一个中继领导者在接收到日志条目后，</w:t>
        </w:r>
      </w:ins>
      <w:ins w:id="625" w:author="rwy" w:date="2025-09-09T13:36:05Z">
        <w:del w:id="626" w:author="rwy" w:date="2025-09-08T20:42:32Z">
          <w:r>
            <w:rPr>
              <w:rFonts w:hint="eastAsia"/>
              <w:szCs w:val="20"/>
            </w:rPr>
            <w:delText>遵循相同的处理模式：</w:delText>
          </w:r>
        </w:del>
      </w:ins>
      <w:ins w:id="627" w:author="rwy" w:date="2025-09-09T13:36:05Z">
        <w:r>
          <w:rPr>
            <w:rFonts w:hint="eastAsia"/>
            <w:szCs w:val="20"/>
          </w:rPr>
          <w:t>立即将其以未提交状态追加至本地日志，并同时触发两个并行的子过程。第一个子过程是在其作为领导者的本地Raft组内发起条目的复制以达成多数派确认；第二个子过程则是将条目继续中继转发至链中的下一个节点。此机制确保了日志条目在链中的传播与在各本地组中的持久化确认同步进行，而非串行等待，从而构成了并行流水线的核心。</w:t>
        </w:r>
      </w:ins>
    </w:p>
    <w:p w14:paraId="1D06BBA8">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628" w:author="rwy" w:date="2025-09-09T13:36:05Z"/>
          <w:rFonts w:hint="eastAsia"/>
          <w:szCs w:val="20"/>
        </w:rPr>
      </w:pPr>
      <w:ins w:id="629" w:author="rwy" w:date="2025-09-09T13:36:05Z">
        <w:r>
          <w:rPr>
            <w:rFonts w:hint="eastAsia"/>
            <w:szCs w:val="20"/>
          </w:rPr>
          <w:t>当条目传播至尾节点时，尾节点同样将其标记为未提交并启动本地Raft组的复制过程。</w:t>
        </w:r>
      </w:ins>
      <w:ins w:id="630" w:author="rwy" w:date="2025-09-09T13:36:05Z">
        <w:r>
          <w:rPr>
            <w:rFonts w:hint="eastAsia" w:ascii="Times New Roman" w:eastAsia="宋体"/>
            <w:szCs w:val="20"/>
            <w:lang w:val="en-US" w:eastAsia="zh-CN"/>
          </w:rPr>
          <w:t>同时，尾结点在本地Raft组复制完成后，</w:t>
        </w:r>
      </w:ins>
      <w:ins w:id="631" w:author="rwy" w:date="2025-09-09T13:36:05Z">
        <w:del w:id="632" w:author="rwy" w:date="2025-09-08T20:42:53Z">
          <w:r>
            <w:rPr>
              <w:rFonts w:hint="eastAsia"/>
              <w:szCs w:val="20"/>
            </w:rPr>
            <w:delText>作为链的终点，尾节点额外承担一项关键职责：它</w:delText>
          </w:r>
        </w:del>
      </w:ins>
      <w:ins w:id="633" w:author="rwy" w:date="2025-09-09T13:36:05Z">
        <w:r>
          <w:rPr>
            <w:rFonts w:hint="eastAsia"/>
            <w:szCs w:val="20"/>
          </w:rPr>
          <w:t>随即生成一个轻量级的反向确认（ACK）信号，并沿链路径反向传播回全局领导者。此信号</w:t>
        </w:r>
      </w:ins>
      <w:ins w:id="634" w:author="rwy" w:date="2025-09-09T13:36:05Z">
        <w:del w:id="635" w:author="rwy" w:date="2025-09-08T20:40:48Z">
          <w:r>
            <w:rPr>
              <w:rFonts w:hint="eastAsia"/>
              <w:szCs w:val="20"/>
            </w:rPr>
            <w:delText>仅</w:delText>
          </w:r>
        </w:del>
      </w:ins>
      <w:ins w:id="636" w:author="rwy" w:date="2025-09-09T13:36:05Z">
        <w:r>
          <w:rPr>
            <w:rFonts w:hint="eastAsia"/>
            <w:szCs w:val="20"/>
          </w:rPr>
          <w:t>用于标识日志条目已成功全局传播，并触发后续的性能优化操作</w:t>
        </w:r>
      </w:ins>
      <w:ins w:id="637" w:author="rwy" w:date="2025-09-09T13:36:05Z">
        <w:del w:id="638" w:author="rwy" w:date="2025-09-08T20:40:46Z">
          <w:r>
            <w:rPr>
              <w:rFonts w:hint="eastAsia"/>
              <w:szCs w:val="20"/>
            </w:rPr>
            <w:delText>，而非数据提交的必要条件</w:delText>
          </w:r>
        </w:del>
      </w:ins>
      <w:ins w:id="639" w:author="rwy" w:date="2025-09-09T13:36:05Z">
        <w:r>
          <w:rPr>
            <w:rFonts w:hint="eastAsia"/>
            <w:szCs w:val="20"/>
          </w:rPr>
          <w:t>。</w:t>
        </w:r>
      </w:ins>
    </w:p>
    <w:p w14:paraId="2CC81918">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640" w:author="rwy" w:date="2025-09-09T13:36:05Z"/>
          <w:rFonts w:hint="eastAsia"/>
          <w:szCs w:val="20"/>
        </w:rPr>
      </w:pPr>
      <w:ins w:id="641" w:author="rwy" w:date="2025-09-09T13:36:05Z">
        <w:r>
          <w:rPr>
            <w:rFonts w:hint="eastAsia"/>
            <w:szCs w:val="20"/>
          </w:rPr>
          <w:t>数据提交的权威判定完全下放至各节点的本地Raft组。对于任何节点（全局领导者、中继领导者或尾节点），一旦其本地Raft组对某日志条目达成多数派确认，该节点便独立地将其状态转换为已提交（Committed）。此举彻底解耦了提交过程与链式传播，避免了长链反向确认带来的延迟。</w:t>
        </w:r>
      </w:ins>
    </w:p>
    <w:p w14:paraId="216D7565">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642" w:author="rwy" w:date="2025-09-09T13:36:05Z"/>
          <w:del w:id="643" w:author="rwy" w:date="2025-09-08T20:42:12Z"/>
          <w:rFonts w:hint="eastAsia"/>
          <w:szCs w:val="20"/>
        </w:rPr>
      </w:pPr>
      <w:ins w:id="644" w:author="rwy" w:date="2025-09-09T13:36:05Z">
        <w:r>
          <w:rPr>
            <w:rFonts w:hint="eastAsia"/>
            <w:szCs w:val="20"/>
          </w:rPr>
          <w:t>最终，全局领导者响应客户端的条件是其自身已提交该条目且收到了来自尾节点的反向ACK。第一个条件确保了领导者自身数据的持久化与安全性；第二个条件则作为一种优化手段，确保了数据已被充分传播后再通知客户端，从而提供更稳定的持久化视图。</w:t>
        </w:r>
      </w:ins>
    </w:p>
    <w:p w14:paraId="264A5270">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645" w:author="rwy" w:date="2025-09-09T13:36:05Z"/>
          <w:del w:id="646" w:author="rwy" w:date="2025-09-08T20:42:13Z"/>
          <w:rFonts w:hint="eastAsia"/>
          <w:szCs w:val="20"/>
        </w:rPr>
      </w:pPr>
    </w:p>
    <w:p w14:paraId="46838D12">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647" w:author="rwy" w:date="2025-09-09T13:36:05Z"/>
          <w:del w:id="648" w:author="rwy" w:date="2025-09-08T20:42:13Z"/>
          <w:rFonts w:hint="eastAsia"/>
          <w:szCs w:val="20"/>
        </w:rPr>
      </w:pPr>
    </w:p>
    <w:p w14:paraId="28A31BC6">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649" w:author="rwy" w:date="2025-09-09T13:36:05Z"/>
          <w:rFonts w:hint="eastAsia"/>
          <w:szCs w:val="20"/>
        </w:rPr>
      </w:pPr>
    </w:p>
    <w:p w14:paraId="4B6AE03E">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650" w:author="rwy" w:date="2025-09-09T13:36:05Z"/>
          <w:rFonts w:hint="eastAsia"/>
          <w:szCs w:val="20"/>
        </w:rPr>
      </w:pPr>
      <w:ins w:id="651" w:author="rwy" w:date="2025-09-09T13:36:05Z">
        <w:r>
          <w:rPr>
            <w:rFonts w:hint="eastAsia"/>
            <w:szCs w:val="20"/>
          </w:rPr>
          <w:t>这种双层并行复制的机制使得写请求延迟不再是链式传播延迟与星型分发延迟的简单相加，而是近似于二者中的最大值。即：</w:t>
        </w:r>
      </w:ins>
    </w:p>
    <w:p w14:paraId="2607D709">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right"/>
        <w:textAlignment w:val="auto"/>
        <w:rPr>
          <w:ins w:id="652" w:author="rwy" w:date="2025-09-09T13:36:05Z"/>
          <w:rFonts w:hint="default"/>
          <w:szCs w:val="20"/>
          <w:lang w:val="en-US"/>
        </w:rPr>
      </w:pPr>
      <w:ins w:id="653" w:author="rwy" w:date="2025-09-09T13:36:05Z">
        <w:r>
          <w:rPr>
            <w:rFonts w:hint="eastAsia" w:ascii="Times New Roman" w:eastAsia="宋体"/>
            <w:szCs w:val="20"/>
            <w:lang w:val="en-US" w:eastAsia="zh-CN"/>
          </w:rPr>
          <w:t>T</w:t>
        </w:r>
      </w:ins>
      <w:ins w:id="654" w:author="rwy" w:date="2025-09-09T13:36:05Z">
        <w:r>
          <w:rPr>
            <w:rFonts w:hint="eastAsia" w:ascii="Times New Roman" w:eastAsia="宋体"/>
            <w:szCs w:val="20"/>
            <w:vertAlign w:val="subscript"/>
            <w:lang w:val="en-US" w:eastAsia="zh-CN"/>
          </w:rPr>
          <w:t>write</w:t>
        </w:r>
      </w:ins>
      <w:ins w:id="655" w:author="rwy" w:date="2025-09-09T13:36:05Z">
        <w:r>
          <w:rPr>
            <w:rFonts w:hint="eastAsia" w:ascii="Times New Roman" w:eastAsia="宋体"/>
            <w:szCs w:val="20"/>
            <w:lang w:val="en-US" w:eastAsia="zh-CN"/>
          </w:rPr>
          <w:t>≈max{T</w:t>
        </w:r>
      </w:ins>
      <w:ins w:id="656" w:author="rwy" w:date="2025-09-09T13:36:05Z">
        <w:r>
          <w:rPr>
            <w:rFonts w:hint="eastAsia" w:ascii="Times New Roman" w:eastAsia="宋体"/>
            <w:szCs w:val="20"/>
            <w:vertAlign w:val="subscript"/>
            <w:lang w:val="en-US" w:eastAsia="zh-CN"/>
          </w:rPr>
          <w:t>chain</w:t>
        </w:r>
      </w:ins>
      <w:ins w:id="657" w:author="rwy" w:date="2025-09-09T13:36:05Z">
        <w:del w:id="658" w:author="rwy" w:date="2025-09-08T23:08:29Z">
          <w:r>
            <w:rPr>
              <w:rFonts w:hint="eastAsia" w:ascii="Times New Roman" w:eastAsia="宋体"/>
              <w:szCs w:val="20"/>
              <w:lang w:val="en-US" w:eastAsia="zh-CN"/>
            </w:rPr>
            <w:delText>,</w:delText>
          </w:r>
        </w:del>
      </w:ins>
      <w:ins w:id="659" w:author="rwy" w:date="2025-09-09T13:36:05Z">
        <w:r>
          <w:rPr>
            <w:rFonts w:hint="eastAsia" w:ascii="Times New Roman" w:eastAsia="宋体"/>
            <w:szCs w:val="20"/>
            <w:lang w:val="en-US" w:eastAsia="zh-CN"/>
          </w:rPr>
          <w:t>，T</w:t>
        </w:r>
      </w:ins>
      <w:ins w:id="660" w:author="rwy" w:date="2025-09-09T13:36:05Z">
        <w:r>
          <w:rPr>
            <w:rFonts w:hint="eastAsia" w:ascii="Times New Roman" w:eastAsia="宋体"/>
            <w:szCs w:val="20"/>
            <w:vertAlign w:val="subscript"/>
            <w:lang w:val="en-US" w:eastAsia="zh-CN"/>
          </w:rPr>
          <w:t>star</w:t>
        </w:r>
      </w:ins>
      <w:ins w:id="661" w:author="rwy" w:date="2025-09-09T13:36:05Z">
        <w:r>
          <w:rPr>
            <w:rFonts w:hint="eastAsia" w:ascii="Times New Roman" w:eastAsia="宋体"/>
            <w:szCs w:val="20"/>
            <w:lang w:val="en-US" w:eastAsia="zh-CN"/>
          </w:rPr>
          <w:t>}                             ()</w:t>
        </w:r>
      </w:ins>
    </w:p>
    <w:p w14:paraId="069E3826">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662" w:author="rwy" w:date="2025-09-09T13:36:05Z"/>
          <w:rFonts w:hint="eastAsia"/>
          <w:szCs w:val="20"/>
        </w:rPr>
      </w:pPr>
      <w:ins w:id="663" w:author="rwy" w:date="2025-09-09T13:36:05Z">
        <w:r>
          <w:rPr>
            <w:rFonts w:hint="eastAsia"/>
            <w:szCs w:val="20"/>
          </w:rPr>
          <w:t>其中T</w:t>
        </w:r>
      </w:ins>
      <w:ins w:id="664" w:author="rwy" w:date="2025-09-09T13:36:05Z">
        <w:r>
          <w:rPr>
            <w:rFonts w:hint="eastAsia"/>
            <w:szCs w:val="20"/>
            <w:vertAlign w:val="subscript"/>
          </w:rPr>
          <w:t>chain</w:t>
        </w:r>
      </w:ins>
      <w:ins w:id="665" w:author="rwy" w:date="2025-09-09T13:36:05Z">
        <w:r>
          <w:rPr>
            <w:rFonts w:hint="eastAsia"/>
            <w:szCs w:val="20"/>
          </w:rPr>
          <w:t>表示日志在链式层中完成传播至尾节点的时间，T</w:t>
        </w:r>
      </w:ins>
      <w:ins w:id="666" w:author="rwy" w:date="2025-09-09T13:36:05Z">
        <w:r>
          <w:rPr>
            <w:rFonts w:hint="eastAsia"/>
            <w:szCs w:val="20"/>
            <w:vertAlign w:val="subscript"/>
          </w:rPr>
          <w:t>star</w:t>
        </w:r>
      </w:ins>
      <w:ins w:id="667" w:author="rwy" w:date="2025-09-09T13:36:05Z">
        <w:r>
          <w:rPr>
            <w:rFonts w:hint="eastAsia"/>
            <w:szCs w:val="20"/>
          </w:rPr>
          <w:t>表示日志在星型层中</w:t>
        </w:r>
      </w:ins>
      <w:ins w:id="668" w:author="rwy" w:date="2025-09-09T13:36:05Z">
        <w:r>
          <w:rPr>
            <w:rFonts w:hint="eastAsia" w:ascii="Times New Roman" w:eastAsia="宋体"/>
            <w:szCs w:val="20"/>
            <w:lang w:val="en-US" w:eastAsia="zh-CN"/>
          </w:rPr>
          <w:t>所有Raft组中</w:t>
        </w:r>
      </w:ins>
      <w:ins w:id="669" w:author="rwy" w:date="2025-09-09T13:36:05Z">
        <w:r>
          <w:rPr>
            <w:rFonts w:hint="eastAsia"/>
            <w:szCs w:val="20"/>
          </w:rPr>
          <w:t>完成多数派确认的</w:t>
        </w:r>
      </w:ins>
      <w:ins w:id="670" w:author="rwy" w:date="2025-09-09T13:36:05Z">
        <w:r>
          <w:rPr>
            <w:rFonts w:hint="eastAsia" w:ascii="Times New Roman" w:eastAsia="宋体"/>
            <w:szCs w:val="20"/>
            <w:lang w:val="en-US" w:eastAsia="zh-CN"/>
          </w:rPr>
          <w:t>最慢</w:t>
        </w:r>
      </w:ins>
      <w:ins w:id="671" w:author="rwy" w:date="2025-09-09T13:36:05Z">
        <w:r>
          <w:rPr>
            <w:rFonts w:hint="eastAsia"/>
            <w:szCs w:val="20"/>
          </w:rPr>
          <w:t>时间。</w:t>
        </w:r>
      </w:ins>
      <w:ins w:id="672" w:author="rwy" w:date="2025-09-09T13:36:05Z">
        <w:del w:id="673" w:author="rwy" w:date="2025-09-08T19:57:48Z">
          <w:r>
            <w:rPr>
              <w:rFonts w:hint="eastAsia"/>
              <w:szCs w:val="20"/>
            </w:rPr>
            <w:delText>通过并行化设计，写请求的完成条件是链尾节点收到所有前驱传播并获得本组多数派确认，与此同时，其他链上节点也在并发进行其对应的存储确认。最终的提交确认由链式反向 ACK 与</w:delText>
          </w:r>
        </w:del>
      </w:ins>
      <w:ins w:id="674" w:author="rwy" w:date="2025-09-09T13:36:05Z">
        <w:del w:id="675" w:author="rwy" w:date="2025-09-08T19:57:48Z">
          <w:r>
            <w:rPr>
              <w:rFonts w:hint="eastAsia" w:ascii="Times New Roman" w:eastAsia="宋体"/>
              <w:szCs w:val="20"/>
              <w:lang w:val="en-US" w:eastAsia="zh-CN"/>
            </w:rPr>
            <w:delText>Raft星型复制</w:delText>
          </w:r>
        </w:del>
      </w:ins>
      <w:ins w:id="676" w:author="rwy" w:date="2025-09-09T13:36:05Z">
        <w:del w:id="677" w:author="rwy" w:date="2025-09-08T19:57:48Z">
          <w:r>
            <w:rPr>
              <w:rFonts w:hint="eastAsia"/>
              <w:szCs w:val="20"/>
            </w:rPr>
            <w:delText>层成功 ACK 两类信息</w:delText>
          </w:r>
        </w:del>
      </w:ins>
      <w:ins w:id="678" w:author="rwy" w:date="2025-09-09T13:36:05Z">
        <w:del w:id="679" w:author="rwy" w:date="2025-09-08T19:57:48Z">
          <w:r>
            <w:rPr>
              <w:rFonts w:hint="eastAsia" w:ascii="Times New Roman" w:eastAsia="宋体"/>
              <w:szCs w:val="20"/>
              <w:lang w:val="en-US" w:eastAsia="zh-CN"/>
            </w:rPr>
            <w:delText>共同确定</w:delText>
          </w:r>
        </w:del>
      </w:ins>
      <w:ins w:id="680" w:author="rwy" w:date="2025-09-09T13:36:05Z">
        <w:del w:id="681" w:author="rwy" w:date="2025-09-08T19:57:48Z">
          <w:r>
            <w:rPr>
              <w:rFonts w:hint="eastAsia"/>
              <w:szCs w:val="20"/>
            </w:rPr>
            <w:delText>，极大地减少了传统串行确认路径中累积的时延。</w:delText>
          </w:r>
        </w:del>
      </w:ins>
      <w:ins w:id="682" w:author="rwy" w:date="2025-09-09T13:36:05Z">
        <w:r>
          <w:rPr>
            <w:rFonts w:hint="eastAsia"/>
            <w:szCs w:val="20"/>
          </w:rPr>
          <w:t>通过并行化设计，写请求的完成不再依赖于串行的确认累积。当Tail节点收到日志条目并其本地Raft组达成多数派确认时，该数据在其本地即为已提交状态。与此同时，</w:t>
        </w:r>
      </w:ins>
      <w:ins w:id="683" w:author="rwy" w:date="2025-09-09T13:36:05Z">
        <w:del w:id="684" w:author="rwy" w:date="2025-09-08T20:29:17Z">
          <w:r>
            <w:rPr>
              <w:rFonts w:hint="eastAsia"/>
              <w:szCs w:val="20"/>
            </w:rPr>
            <w:delText>Global Leader</w:delText>
          </w:r>
        </w:del>
      </w:ins>
      <w:ins w:id="685" w:author="rwy" w:date="2025-09-09T13:36:05Z">
        <w:r>
          <w:rPr>
            <w:rFonts w:hint="eastAsia" w:eastAsia="宋体"/>
            <w:szCs w:val="20"/>
            <w:lang w:eastAsia="zh-CN"/>
          </w:rPr>
          <w:t>ChainLeader</w:t>
        </w:r>
      </w:ins>
      <w:ins w:id="686" w:author="rwy" w:date="2025-09-09T13:36:05Z">
        <w:r>
          <w:rPr>
            <w:rFonts w:hint="eastAsia"/>
            <w:szCs w:val="20"/>
          </w:rPr>
          <w:t>和各个RelayLeader节点也在并发地执行其本地Raft组的复制与确认。</w:t>
        </w:r>
      </w:ins>
      <w:ins w:id="687" w:author="rwy" w:date="2025-09-09T13:36:05Z">
        <w:del w:id="688" w:author="rwy" w:date="2025-09-08T20:29:17Z">
          <w:r>
            <w:rPr>
              <w:rFonts w:hint="eastAsia"/>
              <w:szCs w:val="20"/>
            </w:rPr>
            <w:delText>Global Leader</w:delText>
          </w:r>
        </w:del>
      </w:ins>
      <w:ins w:id="689" w:author="rwy" w:date="2025-09-09T13:36:05Z">
        <w:r>
          <w:rPr>
            <w:rFonts w:hint="eastAsia" w:eastAsia="宋体"/>
            <w:szCs w:val="20"/>
            <w:lang w:eastAsia="zh-CN"/>
          </w:rPr>
          <w:t>ChainLeader</w:t>
        </w:r>
      </w:ins>
      <w:ins w:id="690" w:author="rwy" w:date="2025-09-09T13:36:05Z">
        <w:r>
          <w:rPr>
            <w:rFonts w:hint="eastAsia"/>
            <w:szCs w:val="20"/>
          </w:rPr>
          <w:t>在确认自身Raft组已提交且收到来自Tail节点的反向ACK（表明日志已全局有序传播）后，即可向客户端响应成功。反向ACK在此的作用是确认全局定序与传播已完成，用于性能优化与日志压缩，而非数据提交的必要条件。这种设计将写延迟从链长与多个Raft提交延迟的累加优化为接近于max(T</w:t>
        </w:r>
      </w:ins>
      <w:ins w:id="691" w:author="rwy" w:date="2025-09-09T13:36:05Z">
        <w:del w:id="692" w:author="rwy" w:date="2025-09-09T01:16:59Z">
          <w:r>
            <w:rPr>
              <w:rFonts w:hint="eastAsia"/>
              <w:szCs w:val="20"/>
            </w:rPr>
            <w:delText>_</w:delText>
          </w:r>
        </w:del>
      </w:ins>
      <w:ins w:id="693" w:author="rwy" w:date="2025-09-09T13:36:05Z">
        <w:r>
          <w:rPr>
            <w:rFonts w:hint="eastAsia"/>
            <w:szCs w:val="20"/>
            <w:vertAlign w:val="subscript"/>
            <w:rPrChange w:id="694" w:author="rwy" w:date="2025-09-09T01:16:57Z">
              <w:rPr>
                <w:rFonts w:hint="eastAsia"/>
              </w:rPr>
            </w:rPrChange>
          </w:rPr>
          <w:t>chain</w:t>
        </w:r>
      </w:ins>
      <w:ins w:id="695" w:author="rwy" w:date="2025-09-09T13:36:05Z">
        <w:del w:id="696" w:author="rwy" w:date="2025-09-08T23:08:29Z">
          <w:r>
            <w:rPr>
              <w:rFonts w:hint="eastAsia"/>
              <w:szCs w:val="20"/>
            </w:rPr>
            <w:delText>,</w:delText>
          </w:r>
        </w:del>
      </w:ins>
      <w:ins w:id="697" w:author="rwy" w:date="2025-09-09T13:36:05Z">
        <w:r>
          <w:rPr>
            <w:rFonts w:hint="eastAsia" w:eastAsia="宋体"/>
            <w:szCs w:val="20"/>
            <w:lang w:eastAsia="zh-CN"/>
          </w:rPr>
          <w:t>，</w:t>
        </w:r>
      </w:ins>
      <w:ins w:id="698" w:author="rwy" w:date="2025-09-09T13:36:05Z">
        <w:r>
          <w:rPr>
            <w:rFonts w:hint="eastAsia"/>
            <w:szCs w:val="20"/>
          </w:rPr>
          <w:t xml:space="preserve"> T</w:t>
        </w:r>
      </w:ins>
      <w:ins w:id="699" w:author="rwy" w:date="2025-09-09T13:36:05Z">
        <w:del w:id="700" w:author="rwy" w:date="2025-09-09T01:17:01Z">
          <w:r>
            <w:rPr>
              <w:rFonts w:hint="eastAsia"/>
              <w:szCs w:val="20"/>
              <w:vertAlign w:val="subscript"/>
              <w:rPrChange w:id="701" w:author="rwy" w:date="2025-09-09T01:17:05Z">
                <w:rPr>
                  <w:rFonts w:hint="eastAsia"/>
                </w:rPr>
              </w:rPrChange>
            </w:rPr>
            <w:delText>_</w:delText>
          </w:r>
        </w:del>
      </w:ins>
      <w:ins w:id="702" w:author="rwy" w:date="2025-09-09T13:36:05Z">
        <w:r>
          <w:rPr>
            <w:rFonts w:hint="eastAsia"/>
            <w:szCs w:val="20"/>
            <w:vertAlign w:val="subscript"/>
            <w:rPrChange w:id="703" w:author="rwy" w:date="2025-09-09T01:17:05Z">
              <w:rPr>
                <w:rFonts w:hint="eastAsia"/>
              </w:rPr>
            </w:rPrChange>
          </w:rPr>
          <w:t>star</w:t>
        </w:r>
      </w:ins>
      <w:ins w:id="704" w:author="rwy" w:date="2025-09-09T13:36:05Z">
        <w:r>
          <w:rPr>
            <w:rFonts w:hint="eastAsia"/>
            <w:szCs w:val="20"/>
          </w:rPr>
          <w:t>)，极大地减少了传统串行确认路径中的时延。</w:t>
        </w:r>
      </w:ins>
    </w:p>
    <w:p w14:paraId="54B7EBC7">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705" w:author="rwy" w:date="2025-09-09T13:36:05Z"/>
          <w:del w:id="706" w:author="rwy" w:date="2025-09-08T20:44:05Z"/>
          <w:rFonts w:hint="default" w:eastAsia="宋体"/>
          <w:szCs w:val="20"/>
          <w:lang w:val="en-US" w:eastAsia="zh-CN"/>
        </w:rPr>
      </w:pPr>
    </w:p>
    <w:p w14:paraId="7B79F256">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707" w:author="rwy" w:date="2025-09-09T13:36:05Z"/>
          <w:del w:id="708" w:author="rwy" w:date="2025-09-08T20:01:23Z"/>
          <w:rFonts w:hint="eastAsia"/>
          <w:szCs w:val="20"/>
        </w:rPr>
      </w:pPr>
      <w:ins w:id="709" w:author="rwy" w:date="2025-09-09T13:36:05Z">
        <w:r>
          <w:rPr>
            <w:rFonts w:hint="eastAsia"/>
            <w:szCs w:val="20"/>
          </w:rPr>
          <w:t>与传统单层协议相比，本研究的并行复制机制带来显著的延迟优化：一方面，它避免了领导者节点在大规模场景下的网络过载问题；另一方面，通过</w:t>
        </w:r>
      </w:ins>
      <w:ins w:id="710" w:author="rwy" w:date="2025-09-09T13:36:05Z">
        <w:r>
          <w:rPr>
            <w:rFonts w:hint="eastAsia" w:ascii="Times New Roman" w:eastAsia="宋体"/>
            <w:szCs w:val="20"/>
            <w:lang w:val="en-US" w:eastAsia="zh-CN"/>
          </w:rPr>
          <w:t>链式传播</w:t>
        </w:r>
      </w:ins>
      <w:ins w:id="711" w:author="rwy" w:date="2025-09-09T13:36:05Z">
        <w:r>
          <w:rPr>
            <w:rFonts w:hint="eastAsia"/>
            <w:szCs w:val="20"/>
          </w:rPr>
          <w:t>与星型分发的</w:t>
        </w:r>
      </w:ins>
      <w:ins w:id="712" w:author="rwy" w:date="2025-09-09T13:36:05Z">
        <w:r>
          <w:rPr>
            <w:rFonts w:hint="eastAsia" w:ascii="Times New Roman" w:eastAsia="宋体"/>
            <w:szCs w:val="20"/>
            <w:lang w:val="en-US" w:eastAsia="zh-CN"/>
          </w:rPr>
          <w:t>并行</w:t>
        </w:r>
      </w:ins>
      <w:ins w:id="713" w:author="rwy" w:date="2025-09-09T13:36:05Z">
        <w:r>
          <w:rPr>
            <w:rFonts w:hint="eastAsia"/>
            <w:szCs w:val="20"/>
          </w:rPr>
          <w:t>执行，有效降低了整体延迟的期望值，使系统在保证强一致性的前提下获得接近最优的写入响应性能。该策略为分层一致性协议提供了一条新的优化路径，即利用拓扑结构的并行化潜力来突破串行复制的延迟瓶颈。</w:t>
        </w:r>
      </w:ins>
    </w:p>
    <w:p w14:paraId="1407A7DC">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714" w:author="rwy" w:date="2025-09-09T13:36:05Z"/>
          <w:del w:id="715" w:author="rwy" w:date="2025-09-08T20:44:16Z"/>
          <w:rFonts w:hint="default"/>
          <w:szCs w:val="20"/>
          <w:lang w:val="en-US" w:eastAsia="zh-CN"/>
        </w:rPr>
      </w:pPr>
    </w:p>
    <w:p w14:paraId="627E7A0B">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716" w:author="rwy" w:date="2025-09-09T13:36:05Z"/>
          <w:del w:id="717" w:author="rwy" w:date="2025-09-08T20:44:16Z"/>
          <w:rFonts w:hint="default"/>
          <w:szCs w:val="20"/>
          <w:lang w:val="en-US" w:eastAsia="zh-CN"/>
        </w:rPr>
      </w:pPr>
    </w:p>
    <w:p w14:paraId="6F1125B5">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718" w:author="rwy" w:date="2025-09-09T13:36:05Z"/>
          <w:del w:id="719" w:author="rwy" w:date="2025-09-08T20:29:48Z"/>
          <w:rFonts w:hint="eastAsia"/>
          <w:szCs w:val="20"/>
        </w:rPr>
      </w:pPr>
      <w:ins w:id="720" w:author="rwy" w:date="2025-09-09T13:36:05Z">
        <w:del w:id="721" w:author="rwy" w:date="2025-09-08T20:29:48Z">
          <w:r>
            <w:rPr>
              <w:rFonts w:hint="default"/>
              <w:szCs w:val="20"/>
              <w:lang w:val="en-US" w:eastAsia="zh-CN"/>
            </w:rPr>
            <w:delText>1</w:delText>
          </w:r>
        </w:del>
      </w:ins>
      <w:ins w:id="722" w:author="rwy" w:date="2025-09-09T13:36:05Z">
        <w:del w:id="723" w:author="rwy" w:date="2025-09-08T20:29:48Z">
          <w:r>
            <w:rPr>
              <w:rFonts w:hint="eastAsia" w:ascii="Times New Roman" w:eastAsia="宋体"/>
              <w:szCs w:val="20"/>
              <w:lang w:val="en-US" w:eastAsia="zh-CN"/>
            </w:rPr>
            <w:delText>）</w:delText>
          </w:r>
        </w:del>
      </w:ins>
      <w:ins w:id="724" w:author="rwy" w:date="2025-09-09T13:36:05Z">
        <w:del w:id="725" w:author="rwy" w:date="2025-09-08T20:29:48Z">
          <w:r>
            <w:rPr>
              <w:rFonts w:hint="eastAsia"/>
              <w:szCs w:val="20"/>
            </w:rPr>
            <w:delText>分层链式日志复制下多节点线性读机制</w:delText>
          </w:r>
        </w:del>
      </w:ins>
    </w:p>
    <w:p w14:paraId="34FC1E21">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726" w:author="rwy" w:date="2025-09-09T13:36:05Z"/>
          <w:del w:id="727" w:author="rwy" w:date="2025-09-08T20:29:48Z"/>
          <w:rFonts w:hint="eastAsia"/>
          <w:szCs w:val="20"/>
          <w:lang w:val="en-US" w:eastAsia="zh-CN"/>
        </w:rPr>
      </w:pPr>
      <w:ins w:id="728" w:author="rwy" w:date="2025-09-09T13:36:05Z">
        <w:del w:id="729" w:author="rwy" w:date="2025-09-08T20:29:48Z">
          <w:r>
            <w:rPr>
              <w:rFonts w:hint="eastAsia" w:ascii="Times New Roman" w:eastAsia="宋体"/>
              <w:szCs w:val="20"/>
              <w:lang w:val="en-US" w:eastAsia="zh-CN"/>
            </w:rPr>
            <w:delText>基于分层链式复制架构，本课题拟提出一种四态版本管理模型，并构建分层双确认提交机制，确保在扩展读吞吐量的同时依然满足严格的线性一致性要求。对于中继传播层来说，一个节点可以存储数据对象的多个版本，每个版本都包含单调递增的版本号和状态标记。其中对象的状态有dirty、pending_chain、pending_start、clean四种状态。状态转换图如</w:delText>
          </w:r>
        </w:del>
      </w:ins>
      <w:ins w:id="730" w:author="rwy" w:date="2025-09-09T13:36:05Z">
        <w:del w:id="731" w:author="rwy" w:date="2025-09-08T20:29:48Z">
          <w:r>
            <w:rPr>
              <w:rFonts w:hint="eastAsia" w:ascii="Times New Roman" w:eastAsia="宋体"/>
              <w:szCs w:val="20"/>
              <w:lang w:val="en-US" w:eastAsia="zh-CN"/>
            </w:rPr>
            <w:fldChar w:fldCharType="begin"/>
          </w:r>
        </w:del>
      </w:ins>
      <w:ins w:id="732" w:author="rwy" w:date="2025-09-09T13:36:05Z">
        <w:del w:id="733" w:author="rwy" w:date="2025-09-08T20:29:48Z">
          <w:r>
            <w:rPr>
              <w:rFonts w:hint="eastAsia" w:ascii="Times New Roman" w:eastAsia="宋体"/>
              <w:szCs w:val="20"/>
              <w:lang w:val="en-US" w:eastAsia="zh-CN"/>
            </w:rPr>
            <w:delInstrText xml:space="preserve"> REF _Ref300 \h </w:delInstrText>
          </w:r>
        </w:del>
      </w:ins>
      <w:ins w:id="734" w:author="rwy" w:date="2025-09-09T13:36:05Z">
        <w:del w:id="735" w:author="rwy" w:date="2025-09-08T20:29:48Z">
          <w:r>
            <w:rPr>
              <w:rFonts w:hint="eastAsia" w:ascii="Times New Roman" w:eastAsia="宋体"/>
              <w:szCs w:val="20"/>
              <w:lang w:val="en-US" w:eastAsia="zh-CN"/>
            </w:rPr>
            <w:fldChar w:fldCharType="separate"/>
          </w:r>
        </w:del>
      </w:ins>
      <w:ins w:id="736" w:author="rwy" w:date="2025-09-09T13:36:05Z">
        <w:del w:id="737" w:author="rwy" w:date="2025-09-08T20:29:48Z">
          <w:r>
            <w:rPr>
              <w:szCs w:val="20"/>
            </w:rPr>
            <w:delText>图 6</w:delText>
          </w:r>
        </w:del>
      </w:ins>
      <w:ins w:id="738" w:author="rwy" w:date="2025-09-09T13:36:05Z">
        <w:del w:id="739" w:author="rwy" w:date="2025-09-08T20:29:48Z">
          <w:r>
            <w:rPr>
              <w:rFonts w:hint="eastAsia" w:ascii="Times New Roman" w:eastAsia="宋体"/>
              <w:szCs w:val="20"/>
              <w:lang w:val="en-US" w:eastAsia="zh-CN"/>
            </w:rPr>
            <w:fldChar w:fldCharType="end"/>
          </w:r>
        </w:del>
      </w:ins>
      <w:ins w:id="740" w:author="rwy" w:date="2025-09-09T13:36:05Z">
        <w:del w:id="741" w:author="rwy" w:date="2025-09-08T20:29:48Z">
          <w:r>
            <w:rPr>
              <w:rFonts w:hint="eastAsia" w:ascii="Times New Roman" w:eastAsia="宋体"/>
              <w:szCs w:val="20"/>
              <w:lang w:val="en-US" w:eastAsia="zh-CN"/>
            </w:rPr>
            <w:delText>所示。</w:delText>
          </w:r>
        </w:del>
      </w:ins>
    </w:p>
    <w:p w14:paraId="6554BA63">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742" w:author="rwy" w:date="2025-09-09T13:36:05Z"/>
          <w:del w:id="743" w:author="rwy" w:date="2025-09-08T20:29:48Z"/>
          <w:rFonts w:hint="default"/>
          <w:szCs w:val="20"/>
          <w:lang w:val="en-US" w:eastAsia="zh-CN"/>
        </w:rPr>
      </w:pPr>
      <w:ins w:id="744" w:author="rwy" w:date="2025-09-09T13:36:05Z">
        <w:del w:id="745" w:author="rwy" w:date="2025-09-08T20:29:48Z">
          <w:r>
            <w:rPr>
              <w:rFonts w:hint="default"/>
              <w:szCs w:val="20"/>
              <w:lang w:val="en-US" w:eastAsia="zh-CN"/>
            </w:rPr>
            <w:drawing>
              <wp:inline distT="0" distB="0" distL="114300" distR="114300">
                <wp:extent cx="4348480" cy="2486025"/>
                <wp:effectExtent l="0" t="0" r="10160" b="13335"/>
                <wp:docPr id="34" name="图片 34" descr="绘图16状态转换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绘图16状态转换图-1"/>
                        <pic:cNvPicPr>
                          <a:picLocks noChangeAspect="1"/>
                        </pic:cNvPicPr>
                      </pic:nvPicPr>
                      <pic:blipFill>
                        <a:blip r:embed="rId12"/>
                        <a:stretch>
                          <a:fillRect/>
                        </a:stretch>
                      </pic:blipFill>
                      <pic:spPr>
                        <a:xfrm>
                          <a:off x="0" y="0"/>
                          <a:ext cx="4348480" cy="2486025"/>
                        </a:xfrm>
                        <a:prstGeom prst="rect">
                          <a:avLst/>
                        </a:prstGeom>
                      </pic:spPr>
                    </pic:pic>
                  </a:graphicData>
                </a:graphic>
              </wp:inline>
            </w:drawing>
          </w:r>
        </w:del>
      </w:ins>
      <w:ins w:id="748" w:author="rwy" w:date="2025-09-09T13:36:05Z">
        <w:del w:id="749" w:author="rwy" w:date="2025-09-08T20:29:48Z">
          <w:r>
            <w:rPr>
              <w:rFonts w:hint="default"/>
              <w:szCs w:val="20"/>
              <w:lang w:val="en-US" w:eastAsia="zh-CN"/>
            </w:rPr>
            <mc:AlternateContent>
              <mc:Choice Requires="wpg">
                <w:drawing>
                  <wp:anchor distT="0" distB="0" distL="114300" distR="114300" simplePos="0" relativeHeight="251660288" behindDoc="0" locked="0" layoutInCell="1" allowOverlap="1">
                    <wp:simplePos x="0" y="0"/>
                    <wp:positionH relativeFrom="column">
                      <wp:posOffset>242570</wp:posOffset>
                    </wp:positionH>
                    <wp:positionV relativeFrom="paragraph">
                      <wp:posOffset>-7167245</wp:posOffset>
                    </wp:positionV>
                    <wp:extent cx="4871720" cy="3185795"/>
                    <wp:effectExtent l="0" t="0" r="0" b="0"/>
                    <wp:wrapNone/>
                    <wp:docPr id="100" name="页-1"/>
                    <wp:cNvGraphicFramePr/>
                    <a:graphic xmlns:a="http://schemas.openxmlformats.org/drawingml/2006/main">
                      <a:graphicData uri="http://schemas.microsoft.com/office/word/2010/wordprocessingGroup">
                        <wpg:wgp>
                          <wpg:cNvGrpSpPr/>
                          <wpg:grpSpPr>
                            <a:xfrm>
                              <a:off x="0" y="0"/>
                              <a:ext cx="4871720" cy="3185795"/>
                              <a:chOff x="0" y="0"/>
                              <a:chExt cx="4872000" cy="3186000"/>
                            </a:xfrm>
                          </wpg:grpSpPr>
                          <wpg:grpSp>
                            <wpg:cNvPr id="2" name="Group 2"/>
                            <wpg:cNvGrpSpPr/>
                            <wpg:grpSpPr>
                              <a:xfrm>
                                <a:off x="2215680" y="525000"/>
                                <a:ext cx="570000" cy="570000"/>
                                <a:chOff x="2215680" y="525000"/>
                                <a:chExt cx="570000" cy="570000"/>
                              </a:xfrm>
                            </wpg:grpSpPr>
                            <wps:wsp>
                              <wps:cNvPr id="121" name="开始"/>
                              <wps:cNvSpPr/>
                              <wps:spPr>
                                <a:xfrm>
                                  <a:off x="2215680" y="525000"/>
                                  <a:ext cx="570000" cy="570000"/>
                                </a:xfrm>
                                <a:custGeom>
                                  <a:avLst/>
                                  <a:gdLst>
                                    <a:gd name="connsiteX0" fmla="*/ 0 w 570000"/>
                                    <a:gd name="connsiteY0" fmla="*/ 285000 h 570000"/>
                                    <a:gd name="connsiteX1" fmla="*/ 285000 w 570000"/>
                                    <a:gd name="connsiteY1" fmla="*/ 0 h 570000"/>
                                    <a:gd name="connsiteX2" fmla="*/ 570000 w 570000"/>
                                    <a:gd name="connsiteY2" fmla="*/ 285000 h 570000"/>
                                    <a:gd name="connsiteX3" fmla="*/ 285000 w 570000"/>
                                    <a:gd name="connsiteY3" fmla="*/ 570000 h 570000"/>
                                  </a:gdLst>
                                  <a:ahLst/>
                                  <a:cxnLst>
                                    <a:cxn ang="10800000">
                                      <a:pos x="connsiteX0" y="connsiteY0"/>
                                    </a:cxn>
                                    <a:cxn ang="16200000">
                                      <a:pos x="connsiteX1" y="connsiteY1"/>
                                    </a:cxn>
                                    <a:cxn ang="0">
                                      <a:pos x="connsiteX2" y="connsiteY2"/>
                                    </a:cxn>
                                    <a:cxn ang="5400000">
                                      <a:pos x="connsiteX3" y="connsiteY3"/>
                                    </a:cxn>
                                  </a:cxnLst>
                                  <a:rect l="l" t="t" r="r" b="b"/>
                                  <a:pathLst>
                                    <a:path w="570000" h="570000" stroke="0">
                                      <a:moveTo>
                                        <a:pt x="0" y="285000"/>
                                      </a:moveTo>
                                      <a:cubicBezTo>
                                        <a:pt x="0" y="127599"/>
                                        <a:pt x="127599" y="0"/>
                                        <a:pt x="285000" y="0"/>
                                      </a:cubicBezTo>
                                      <a:cubicBezTo>
                                        <a:pt x="442401" y="0"/>
                                        <a:pt x="570000" y="127599"/>
                                        <a:pt x="570000" y="285000"/>
                                      </a:cubicBezTo>
                                      <a:cubicBezTo>
                                        <a:pt x="570000" y="442401"/>
                                        <a:pt x="442401" y="570000"/>
                                        <a:pt x="285000" y="570000"/>
                                      </a:cubicBezTo>
                                      <a:cubicBezTo>
                                        <a:pt x="127599" y="570000"/>
                                        <a:pt x="0" y="442401"/>
                                        <a:pt x="0" y="285000"/>
                                      </a:cubicBezTo>
                                      <a:close/>
                                    </a:path>
                                    <a:path w="570000" h="570000" fill="none">
                                      <a:moveTo>
                                        <a:pt x="0" y="285000"/>
                                      </a:moveTo>
                                      <a:cubicBezTo>
                                        <a:pt x="0" y="127599"/>
                                        <a:pt x="127599" y="0"/>
                                        <a:pt x="285000" y="0"/>
                                      </a:cubicBezTo>
                                      <a:cubicBezTo>
                                        <a:pt x="442401" y="0"/>
                                        <a:pt x="570000" y="127599"/>
                                        <a:pt x="570000" y="285000"/>
                                      </a:cubicBezTo>
                                      <a:cubicBezTo>
                                        <a:pt x="570000" y="442401"/>
                                        <a:pt x="442401" y="570000"/>
                                        <a:pt x="285000" y="570000"/>
                                      </a:cubicBezTo>
                                      <a:cubicBezTo>
                                        <a:pt x="127599" y="570000"/>
                                        <a:pt x="0" y="442401"/>
                                        <a:pt x="0" y="285000"/>
                                      </a:cubicBezTo>
                                      <a:close/>
                                    </a:path>
                                  </a:pathLst>
                                </a:custGeom>
                                <a:solidFill>
                                  <a:srgbClr val="FFFFFF"/>
                                </a:solidFill>
                                <a:ln w="6000" cap="flat">
                                  <a:solidFill>
                                    <a:srgbClr val="101843"/>
                                  </a:solidFill>
                                </a:ln>
                              </wps:spPr>
                              <wps:bodyPr/>
                            </wps:wsp>
                            <wps:wsp>
                              <wps:cNvPr id="5" name="Text 3"/>
                              <wps:cNvSpPr txBox="1"/>
                              <wps:spPr>
                                <a:xfrm>
                                  <a:off x="2215680" y="525000"/>
                                  <a:ext cx="570000" cy="570000"/>
                                </a:xfrm>
                                <a:prstGeom prst="rect">
                                  <a:avLst/>
                                </a:prstGeom>
                                <a:noFill/>
                              </wps:spPr>
                              <wps:txbx>
                                <w:txbxContent>
                                  <w:p w14:paraId="40E2A139">
                                    <w:pPr>
                                      <w:keepNext w:val="0"/>
                                      <w:keepLines w:val="0"/>
                                      <w:snapToGrid w:val="0"/>
                                      <w:spacing w:before="0" w:beforeAutospacing="0" w:after="0" w:afterAutospacing="0" w:line="200" w:lineRule="auto"/>
                                      <w:ind w:firstLine="883"/>
                                      <w:jc w:val="center"/>
                                      <w:rPr>
                                        <w:ins w:id="752" w:author="rwy" w:date="2025-09-09T13:36:05Z"/>
                                        <w:rFonts w:hint="eastAsia" w:ascii="微软雅黑" w:hAnsi="微软雅黑" w:eastAsia="宋体"/>
                                        <w:color w:val="000000"/>
                                        <w:sz w:val="11"/>
                                        <w:szCs w:val="11"/>
                                        <w:lang w:eastAsia="zh-CN"/>
                                      </w:rPr>
                                    </w:pPr>
                                    <w:ins w:id="753" w:author="rwy" w:date="2025-09-09T13:36:05Z">
                                      <w:del w:id="754" w:author="rwy" w:date="2025-09-08T12:19:32Z">
                                        <w:r>
                                          <w:rPr>
                                            <w:rFonts w:ascii="宋体" w:hAnsi="宋体" w:eastAsia="宋体"/>
                                            <w:color w:val="191919"/>
                                            <w:sz w:val="24"/>
                                            <w:szCs w:val="24"/>
                                          </w:rPr>
                                          <w:delText>Dirty</w:delText>
                                        </w:r>
                                      </w:del>
                                    </w:ins>
                                    <w:ins w:id="755" w:author="rwy" w:date="2025-09-09T13:36:05Z">
                                      <w:r>
                                        <w:rPr>
                                          <w:rFonts w:hint="eastAsia" w:ascii="宋体" w:hAnsi="宋体"/>
                                          <w:color w:val="191919"/>
                                          <w:sz w:val="24"/>
                                          <w:szCs w:val="24"/>
                                          <w:lang w:eastAsia="zh-CN"/>
                                        </w:rPr>
                                        <w:t>Uncommitted</w:t>
                                      </w:r>
                                    </w:ins>
                                  </w:p>
                                </w:txbxContent>
                              </wps:txbx>
                              <wps:bodyPr wrap="square" lIns="22860" tIns="22860" rIns="22860" bIns="22860" rtlCol="0" anchor="ctr"/>
                            </wps:wsp>
                          </wpg:grpSp>
                          <wpg:grpSp>
                            <wpg:cNvPr id="6" name="Group 4"/>
                            <wpg:cNvGrpSpPr/>
                            <wpg:grpSpPr>
                              <a:xfrm>
                                <a:off x="625680" y="1545000"/>
                                <a:ext cx="798000" cy="798000"/>
                                <a:chOff x="625680" y="1545000"/>
                                <a:chExt cx="798000" cy="798000"/>
                              </a:xfrm>
                            </wpg:grpSpPr>
                            <wps:wsp>
                              <wps:cNvPr id="122" name="开始"/>
                              <wps:cNvSpPr/>
                              <wps:spPr>
                                <a:xfrm>
                                  <a:off x="625680" y="1545000"/>
                                  <a:ext cx="798000" cy="798000"/>
                                </a:xfrm>
                                <a:custGeom>
                                  <a:avLst/>
                                  <a:gdLst>
                                    <a:gd name="connsiteX0" fmla="*/ 0 w 798000"/>
                                    <a:gd name="connsiteY0" fmla="*/ 399000 h 798000"/>
                                    <a:gd name="connsiteX1" fmla="*/ 399000 w 798000"/>
                                    <a:gd name="connsiteY1" fmla="*/ 0 h 798000"/>
                                    <a:gd name="connsiteX2" fmla="*/ 798000 w 798000"/>
                                    <a:gd name="connsiteY2" fmla="*/ 399000 h 798000"/>
                                    <a:gd name="connsiteX3" fmla="*/ 399000 w 798000"/>
                                    <a:gd name="connsiteY3" fmla="*/ 798000 h 798000"/>
                                  </a:gdLst>
                                  <a:ahLst/>
                                  <a:cxnLst>
                                    <a:cxn ang="10800000">
                                      <a:pos x="connsiteX0" y="connsiteY0"/>
                                    </a:cxn>
                                    <a:cxn ang="16200000">
                                      <a:pos x="connsiteX1" y="connsiteY1"/>
                                    </a:cxn>
                                    <a:cxn ang="0">
                                      <a:pos x="connsiteX2" y="connsiteY2"/>
                                    </a:cxn>
                                    <a:cxn ang="5400000">
                                      <a:pos x="connsiteX3" y="connsiteY3"/>
                                    </a:cxn>
                                  </a:cxnLst>
                                  <a:rect l="l" t="t" r="r" b="b"/>
                                  <a:pathLst>
                                    <a:path w="798000" h="798000" stroke="0">
                                      <a:moveTo>
                                        <a:pt x="0" y="399000"/>
                                      </a:moveTo>
                                      <a:cubicBezTo>
                                        <a:pt x="0" y="178639"/>
                                        <a:pt x="178639" y="0"/>
                                        <a:pt x="399000" y="0"/>
                                      </a:cubicBezTo>
                                      <a:cubicBezTo>
                                        <a:pt x="619362" y="0"/>
                                        <a:pt x="798000" y="178639"/>
                                        <a:pt x="798000" y="399000"/>
                                      </a:cubicBezTo>
                                      <a:cubicBezTo>
                                        <a:pt x="798000" y="619362"/>
                                        <a:pt x="619362" y="798000"/>
                                        <a:pt x="399000" y="798000"/>
                                      </a:cubicBezTo>
                                      <a:cubicBezTo>
                                        <a:pt x="178639" y="798000"/>
                                        <a:pt x="0" y="619362"/>
                                        <a:pt x="0" y="399000"/>
                                      </a:cubicBezTo>
                                      <a:close/>
                                    </a:path>
                                    <a:path w="798000" h="798000" fill="none">
                                      <a:moveTo>
                                        <a:pt x="0" y="399000"/>
                                      </a:moveTo>
                                      <a:cubicBezTo>
                                        <a:pt x="0" y="178639"/>
                                        <a:pt x="178639" y="0"/>
                                        <a:pt x="399000" y="0"/>
                                      </a:cubicBezTo>
                                      <a:cubicBezTo>
                                        <a:pt x="619362" y="0"/>
                                        <a:pt x="798000" y="178639"/>
                                        <a:pt x="798000" y="399000"/>
                                      </a:cubicBezTo>
                                      <a:cubicBezTo>
                                        <a:pt x="798000" y="619362"/>
                                        <a:pt x="619362" y="798000"/>
                                        <a:pt x="399000" y="798000"/>
                                      </a:cubicBezTo>
                                      <a:cubicBezTo>
                                        <a:pt x="178639" y="798000"/>
                                        <a:pt x="0" y="619362"/>
                                        <a:pt x="0" y="399000"/>
                                      </a:cubicBezTo>
                                      <a:close/>
                                    </a:path>
                                  </a:pathLst>
                                </a:custGeom>
                                <a:solidFill>
                                  <a:srgbClr val="FFFFFF"/>
                                </a:solidFill>
                                <a:ln w="6000" cap="flat">
                                  <a:solidFill>
                                    <a:srgbClr val="101843"/>
                                  </a:solidFill>
                                </a:ln>
                              </wps:spPr>
                              <wps:bodyPr/>
                            </wps:wsp>
                            <wps:wsp>
                              <wps:cNvPr id="7" name="Text 5"/>
                              <wps:cNvSpPr txBox="1"/>
                              <wps:spPr>
                                <a:xfrm>
                                  <a:off x="625680" y="1545000"/>
                                  <a:ext cx="798000" cy="798000"/>
                                </a:xfrm>
                                <a:prstGeom prst="rect">
                                  <a:avLst/>
                                </a:prstGeom>
                                <a:noFill/>
                              </wps:spPr>
                              <wps:txbx>
                                <w:txbxContent>
                                  <w:p w14:paraId="067C682F">
                                    <w:pPr>
                                      <w:keepNext w:val="0"/>
                                      <w:keepLines w:val="0"/>
                                      <w:snapToGrid w:val="0"/>
                                      <w:spacing w:before="0" w:beforeAutospacing="0" w:after="0" w:afterAutospacing="0" w:line="200" w:lineRule="auto"/>
                                      <w:ind w:firstLine="883"/>
                                      <w:jc w:val="center"/>
                                      <w:rPr>
                                        <w:ins w:id="756" w:author="rwy" w:date="2025-09-09T13:36:05Z"/>
                                        <w:rFonts w:ascii="微软雅黑" w:hAnsi="微软雅黑" w:eastAsia="微软雅黑"/>
                                        <w:color w:val="000000"/>
                                        <w:sz w:val="11"/>
                                        <w:szCs w:val="11"/>
                                      </w:rPr>
                                    </w:pPr>
                                    <w:ins w:id="757" w:author="rwy" w:date="2025-09-09T13:36:05Z">
                                      <w:del w:id="758" w:author="rwy" w:date="2025-09-08T12:19:43Z">
                                        <w:r>
                                          <w:rPr>
                                            <w:rFonts w:ascii="宋体" w:hAnsi="宋体" w:eastAsia="宋体"/>
                                            <w:color w:val="191919"/>
                                            <w:sz w:val="24"/>
                                            <w:szCs w:val="24"/>
                                          </w:rPr>
                                          <w:delText>Pending</w:delText>
                                        </w:r>
                                      </w:del>
                                    </w:ins>
                                    <w:ins w:id="759" w:author="rwy" w:date="2025-09-09T13:36:05Z">
                                      <w:r>
                                        <w:rPr>
                                          <w:rFonts w:hint="eastAsia" w:ascii="宋体" w:hAnsi="宋体"/>
                                          <w:color w:val="191919"/>
                                          <w:sz w:val="24"/>
                                          <w:szCs w:val="24"/>
                                          <w:lang w:eastAsia="zh-CN"/>
                                        </w:rPr>
                                        <w:t>Committing</w:t>
                                      </w:r>
                                    </w:ins>
                                    <w:ins w:id="760" w:author="rwy" w:date="2025-09-09T13:36:05Z">
                                      <w:r>
                                        <w:rPr>
                                          <w:rFonts w:ascii="宋体" w:hAnsi="宋体" w:eastAsia="宋体"/>
                                          <w:color w:val="191919"/>
                                          <w:sz w:val="24"/>
                                          <w:szCs w:val="24"/>
                                        </w:rPr>
                                        <w:t>_chain</w:t>
                                      </w:r>
                                    </w:ins>
                                  </w:p>
                                </w:txbxContent>
                              </wps:txbx>
                              <wps:bodyPr wrap="square" lIns="22860" tIns="22860" rIns="22860" bIns="22860" rtlCol="0" anchor="ctr"/>
                            </wps:wsp>
                          </wpg:grpSp>
                          <wpg:grpSp>
                            <wpg:cNvPr id="9" name="Group 6"/>
                            <wpg:cNvGrpSpPr/>
                            <wpg:grpSpPr>
                              <a:xfrm>
                                <a:off x="3406680" y="1545000"/>
                                <a:ext cx="798000" cy="798000"/>
                                <a:chOff x="3406680" y="1545000"/>
                                <a:chExt cx="798000" cy="798000"/>
                              </a:xfrm>
                            </wpg:grpSpPr>
                            <wps:wsp>
                              <wps:cNvPr id="123" name="开始"/>
                              <wps:cNvSpPr/>
                              <wps:spPr>
                                <a:xfrm>
                                  <a:off x="3406680" y="1545000"/>
                                  <a:ext cx="798000" cy="798000"/>
                                </a:xfrm>
                                <a:custGeom>
                                  <a:avLst/>
                                  <a:gdLst>
                                    <a:gd name="connsiteX0" fmla="*/ 0 w 798000"/>
                                    <a:gd name="connsiteY0" fmla="*/ 399000 h 798000"/>
                                    <a:gd name="connsiteX1" fmla="*/ 399000 w 798000"/>
                                    <a:gd name="connsiteY1" fmla="*/ 0 h 798000"/>
                                    <a:gd name="connsiteX2" fmla="*/ 798000 w 798000"/>
                                    <a:gd name="connsiteY2" fmla="*/ 399000 h 798000"/>
                                    <a:gd name="connsiteX3" fmla="*/ 399000 w 798000"/>
                                    <a:gd name="connsiteY3" fmla="*/ 798000 h 798000"/>
                                  </a:gdLst>
                                  <a:ahLst/>
                                  <a:cxnLst>
                                    <a:cxn ang="10800000">
                                      <a:pos x="connsiteX0" y="connsiteY0"/>
                                    </a:cxn>
                                    <a:cxn ang="16200000">
                                      <a:pos x="connsiteX1" y="connsiteY1"/>
                                    </a:cxn>
                                    <a:cxn ang="0">
                                      <a:pos x="connsiteX2" y="connsiteY2"/>
                                    </a:cxn>
                                    <a:cxn ang="5400000">
                                      <a:pos x="connsiteX3" y="connsiteY3"/>
                                    </a:cxn>
                                  </a:cxnLst>
                                  <a:rect l="l" t="t" r="r" b="b"/>
                                  <a:pathLst>
                                    <a:path w="798000" h="798000" stroke="0">
                                      <a:moveTo>
                                        <a:pt x="0" y="399000"/>
                                      </a:moveTo>
                                      <a:cubicBezTo>
                                        <a:pt x="0" y="178639"/>
                                        <a:pt x="178639" y="0"/>
                                        <a:pt x="399000" y="0"/>
                                      </a:cubicBezTo>
                                      <a:cubicBezTo>
                                        <a:pt x="619362" y="0"/>
                                        <a:pt x="798000" y="178639"/>
                                        <a:pt x="798000" y="399000"/>
                                      </a:cubicBezTo>
                                      <a:cubicBezTo>
                                        <a:pt x="798000" y="619362"/>
                                        <a:pt x="619362" y="798000"/>
                                        <a:pt x="399000" y="798000"/>
                                      </a:cubicBezTo>
                                      <a:cubicBezTo>
                                        <a:pt x="178639" y="798000"/>
                                        <a:pt x="0" y="619362"/>
                                        <a:pt x="0" y="399000"/>
                                      </a:cubicBezTo>
                                      <a:close/>
                                    </a:path>
                                    <a:path w="798000" h="798000" fill="none">
                                      <a:moveTo>
                                        <a:pt x="0" y="399000"/>
                                      </a:moveTo>
                                      <a:cubicBezTo>
                                        <a:pt x="0" y="178639"/>
                                        <a:pt x="178639" y="0"/>
                                        <a:pt x="399000" y="0"/>
                                      </a:cubicBezTo>
                                      <a:cubicBezTo>
                                        <a:pt x="619362" y="0"/>
                                        <a:pt x="798000" y="178639"/>
                                        <a:pt x="798000" y="399000"/>
                                      </a:cubicBezTo>
                                      <a:cubicBezTo>
                                        <a:pt x="798000" y="619362"/>
                                        <a:pt x="619362" y="798000"/>
                                        <a:pt x="399000" y="798000"/>
                                      </a:cubicBezTo>
                                      <a:cubicBezTo>
                                        <a:pt x="178639" y="798000"/>
                                        <a:pt x="0" y="619362"/>
                                        <a:pt x="0" y="399000"/>
                                      </a:cubicBezTo>
                                      <a:close/>
                                    </a:path>
                                  </a:pathLst>
                                </a:custGeom>
                                <a:solidFill>
                                  <a:srgbClr val="FFFFFF"/>
                                </a:solidFill>
                                <a:ln w="6000" cap="flat">
                                  <a:solidFill>
                                    <a:srgbClr val="101843"/>
                                  </a:solidFill>
                                </a:ln>
                              </wps:spPr>
                              <wps:bodyPr/>
                            </wps:wsp>
                            <wps:wsp>
                              <wps:cNvPr id="10" name="Text 7"/>
                              <wps:cNvSpPr txBox="1"/>
                              <wps:spPr>
                                <a:xfrm>
                                  <a:off x="3406680" y="1545000"/>
                                  <a:ext cx="798000" cy="798000"/>
                                </a:xfrm>
                                <a:prstGeom prst="rect">
                                  <a:avLst/>
                                </a:prstGeom>
                                <a:noFill/>
                              </wps:spPr>
                              <wps:txbx>
                                <w:txbxContent>
                                  <w:p w14:paraId="67C02373">
                                    <w:pPr>
                                      <w:keepNext w:val="0"/>
                                      <w:keepLines w:val="0"/>
                                      <w:snapToGrid w:val="0"/>
                                      <w:spacing w:before="0" w:beforeAutospacing="0" w:after="0" w:afterAutospacing="0" w:line="200" w:lineRule="auto"/>
                                      <w:ind w:firstLine="883"/>
                                      <w:jc w:val="center"/>
                                      <w:rPr>
                                        <w:ins w:id="761" w:author="rwy" w:date="2025-09-09T13:36:05Z"/>
                                        <w:rFonts w:ascii="微软雅黑" w:hAnsi="微软雅黑" w:eastAsia="微软雅黑"/>
                                        <w:color w:val="000000"/>
                                        <w:sz w:val="11"/>
                                        <w:szCs w:val="11"/>
                                      </w:rPr>
                                    </w:pPr>
                                    <w:ins w:id="762" w:author="rwy" w:date="2025-09-09T13:36:05Z">
                                      <w:del w:id="763" w:author="rwy" w:date="2025-09-08T12:19:43Z">
                                        <w:r>
                                          <w:rPr>
                                            <w:rFonts w:ascii="宋体" w:hAnsi="宋体" w:eastAsia="宋体"/>
                                            <w:color w:val="191919"/>
                                            <w:sz w:val="24"/>
                                            <w:szCs w:val="24"/>
                                          </w:rPr>
                                          <w:delText>Pending</w:delText>
                                        </w:r>
                                      </w:del>
                                    </w:ins>
                                    <w:ins w:id="764" w:author="rwy" w:date="2025-09-09T13:36:05Z">
                                      <w:r>
                                        <w:rPr>
                                          <w:rFonts w:hint="eastAsia" w:ascii="宋体" w:hAnsi="宋体"/>
                                          <w:color w:val="191919"/>
                                          <w:sz w:val="24"/>
                                          <w:szCs w:val="24"/>
                                          <w:lang w:eastAsia="zh-CN"/>
                                        </w:rPr>
                                        <w:t>Committing</w:t>
                                      </w:r>
                                    </w:ins>
                                    <w:ins w:id="765" w:author="rwy" w:date="2025-09-09T13:36:05Z">
                                      <w:r>
                                        <w:rPr>
                                          <w:rFonts w:ascii="宋体" w:hAnsi="宋体" w:eastAsia="宋体"/>
                                          <w:color w:val="191919"/>
                                          <w:sz w:val="24"/>
                                          <w:szCs w:val="24"/>
                                        </w:rPr>
                                        <w:t>_star</w:t>
                                      </w:r>
                                    </w:ins>
                                  </w:p>
                                </w:txbxContent>
                              </wps:txbx>
                              <wps:bodyPr wrap="square" lIns="22860" tIns="22860" rIns="22860" bIns="22860" rtlCol="0" anchor="ctr"/>
                            </wps:wsp>
                          </wpg:grpSp>
                          <wpg:grpSp>
                            <wpg:cNvPr id="11" name="Group 8"/>
                            <wpg:cNvGrpSpPr/>
                            <wpg:grpSpPr>
                              <a:xfrm>
                                <a:off x="2215680" y="2382000"/>
                                <a:ext cx="570000" cy="570000"/>
                                <a:chOff x="2215680" y="2382000"/>
                                <a:chExt cx="570000" cy="570000"/>
                              </a:xfrm>
                            </wpg:grpSpPr>
                            <wps:wsp>
                              <wps:cNvPr id="124" name="开始"/>
                              <wps:cNvSpPr/>
                              <wps:spPr>
                                <a:xfrm>
                                  <a:off x="2215680" y="2382000"/>
                                  <a:ext cx="570000" cy="570000"/>
                                </a:xfrm>
                                <a:custGeom>
                                  <a:avLst/>
                                  <a:gdLst>
                                    <a:gd name="connsiteX0" fmla="*/ 0 w 570000"/>
                                    <a:gd name="connsiteY0" fmla="*/ 285000 h 570000"/>
                                    <a:gd name="connsiteX1" fmla="*/ 285000 w 570000"/>
                                    <a:gd name="connsiteY1" fmla="*/ 0 h 570000"/>
                                    <a:gd name="connsiteX2" fmla="*/ 570000 w 570000"/>
                                    <a:gd name="connsiteY2" fmla="*/ 285000 h 570000"/>
                                    <a:gd name="connsiteX3" fmla="*/ 285000 w 570000"/>
                                    <a:gd name="connsiteY3" fmla="*/ 570000 h 570000"/>
                                  </a:gdLst>
                                  <a:ahLst/>
                                  <a:cxnLst>
                                    <a:cxn ang="10800000">
                                      <a:pos x="connsiteX0" y="connsiteY0"/>
                                    </a:cxn>
                                    <a:cxn ang="16200000">
                                      <a:pos x="connsiteX1" y="connsiteY1"/>
                                    </a:cxn>
                                    <a:cxn ang="0">
                                      <a:pos x="connsiteX2" y="connsiteY2"/>
                                    </a:cxn>
                                    <a:cxn ang="5400000">
                                      <a:pos x="connsiteX3" y="connsiteY3"/>
                                    </a:cxn>
                                  </a:cxnLst>
                                  <a:rect l="l" t="t" r="r" b="b"/>
                                  <a:pathLst>
                                    <a:path w="570000" h="570000" stroke="0">
                                      <a:moveTo>
                                        <a:pt x="0" y="285000"/>
                                      </a:moveTo>
                                      <a:cubicBezTo>
                                        <a:pt x="0" y="127599"/>
                                        <a:pt x="127599" y="0"/>
                                        <a:pt x="285000" y="0"/>
                                      </a:cubicBezTo>
                                      <a:cubicBezTo>
                                        <a:pt x="442401" y="0"/>
                                        <a:pt x="570000" y="127599"/>
                                        <a:pt x="570000" y="285000"/>
                                      </a:cubicBezTo>
                                      <a:cubicBezTo>
                                        <a:pt x="570000" y="442401"/>
                                        <a:pt x="442401" y="570000"/>
                                        <a:pt x="285000" y="570000"/>
                                      </a:cubicBezTo>
                                      <a:cubicBezTo>
                                        <a:pt x="127599" y="570000"/>
                                        <a:pt x="0" y="442401"/>
                                        <a:pt x="0" y="285000"/>
                                      </a:cubicBezTo>
                                      <a:close/>
                                    </a:path>
                                    <a:path w="570000" h="570000" fill="none">
                                      <a:moveTo>
                                        <a:pt x="0" y="285000"/>
                                      </a:moveTo>
                                      <a:cubicBezTo>
                                        <a:pt x="0" y="127599"/>
                                        <a:pt x="127599" y="0"/>
                                        <a:pt x="285000" y="0"/>
                                      </a:cubicBezTo>
                                      <a:cubicBezTo>
                                        <a:pt x="442401" y="0"/>
                                        <a:pt x="570000" y="127599"/>
                                        <a:pt x="570000" y="285000"/>
                                      </a:cubicBezTo>
                                      <a:cubicBezTo>
                                        <a:pt x="570000" y="442401"/>
                                        <a:pt x="442401" y="570000"/>
                                        <a:pt x="285000" y="570000"/>
                                      </a:cubicBezTo>
                                      <a:cubicBezTo>
                                        <a:pt x="127599" y="570000"/>
                                        <a:pt x="0" y="442401"/>
                                        <a:pt x="0" y="285000"/>
                                      </a:cubicBezTo>
                                      <a:close/>
                                    </a:path>
                                  </a:pathLst>
                                </a:custGeom>
                                <a:solidFill>
                                  <a:srgbClr val="FFFFFF"/>
                                </a:solidFill>
                                <a:ln w="6000" cap="flat">
                                  <a:solidFill>
                                    <a:srgbClr val="101843"/>
                                  </a:solidFill>
                                </a:ln>
                              </wps:spPr>
                              <wps:bodyPr/>
                            </wps:wsp>
                            <wps:wsp>
                              <wps:cNvPr id="12" name="Text 9"/>
                              <wps:cNvSpPr txBox="1"/>
                              <wps:spPr>
                                <a:xfrm>
                                  <a:off x="2215680" y="2382000"/>
                                  <a:ext cx="570000" cy="570000"/>
                                </a:xfrm>
                                <a:prstGeom prst="rect">
                                  <a:avLst/>
                                </a:prstGeom>
                                <a:noFill/>
                              </wps:spPr>
                              <wps:txbx>
                                <w:txbxContent>
                                  <w:p w14:paraId="057FAFDB">
                                    <w:pPr>
                                      <w:keepNext w:val="0"/>
                                      <w:keepLines w:val="0"/>
                                      <w:snapToGrid w:val="0"/>
                                      <w:spacing w:before="0" w:beforeAutospacing="0" w:after="0" w:afterAutospacing="0" w:line="200" w:lineRule="auto"/>
                                      <w:ind w:firstLine="883"/>
                                      <w:jc w:val="center"/>
                                      <w:rPr>
                                        <w:ins w:id="766" w:author="rwy" w:date="2025-09-09T13:36:05Z"/>
                                        <w:rFonts w:hint="eastAsia" w:ascii="微软雅黑" w:hAnsi="微软雅黑" w:eastAsia="宋体"/>
                                        <w:color w:val="000000"/>
                                        <w:sz w:val="11"/>
                                        <w:szCs w:val="11"/>
                                        <w:lang w:eastAsia="zh-CN"/>
                                      </w:rPr>
                                    </w:pPr>
                                    <w:ins w:id="767" w:author="rwy" w:date="2025-09-09T13:36:05Z">
                                      <w:del w:id="768" w:author="rwy" w:date="2025-09-08T12:19:13Z">
                                        <w:r>
                                          <w:rPr>
                                            <w:rFonts w:ascii="宋体" w:hAnsi="宋体" w:eastAsia="宋体"/>
                                            <w:color w:val="191919"/>
                                            <w:sz w:val="24"/>
                                            <w:szCs w:val="24"/>
                                          </w:rPr>
                                          <w:delText>Clean</w:delText>
                                        </w:r>
                                      </w:del>
                                    </w:ins>
                                    <w:ins w:id="769" w:author="rwy" w:date="2025-09-09T13:36:05Z">
                                      <w:r>
                                        <w:rPr>
                                          <w:rFonts w:hint="eastAsia" w:ascii="宋体" w:hAnsi="宋体"/>
                                          <w:color w:val="191919"/>
                                          <w:sz w:val="24"/>
                                          <w:szCs w:val="24"/>
                                          <w:lang w:eastAsia="zh-CN"/>
                                        </w:rPr>
                                        <w:t>Committed</w:t>
                                      </w:r>
                                    </w:ins>
                                  </w:p>
                                </w:txbxContent>
                              </wps:txbx>
                              <wps:bodyPr wrap="square" lIns="22860" tIns="22860" rIns="22860" bIns="22860" rtlCol="0" anchor="ctr"/>
                            </wps:wsp>
                          </wpg:grpSp>
                          <wpg:grpSp>
                            <wpg:cNvPr id="13" name="Group 10"/>
                            <wpg:cNvGrpSpPr/>
                            <wpg:grpSpPr>
                              <a:xfrm>
                                <a:off x="1024680" y="810000"/>
                                <a:ext cx="1191000" cy="735000"/>
                                <a:chOff x="1024680" y="810000"/>
                                <a:chExt cx="1191000" cy="735000"/>
                              </a:xfrm>
                            </wpg:grpSpPr>
                            <wps:wsp>
                              <wps:cNvPr id="125" name="ConnectLine"/>
                              <wps:cNvSpPr/>
                              <wps:spPr>
                                <a:xfrm>
                                  <a:off x="1024680" y="810000"/>
                                  <a:ext cx="1191000" cy="735000"/>
                                </a:xfrm>
                                <a:custGeom>
                                  <a:avLst/>
                                  <a:gdLst/>
                                  <a:ahLst/>
                                  <a:cxnLst/>
                                  <a:rect l="l" t="t" r="r" b="b"/>
                                  <a:pathLst>
                                    <a:path w="1191000" h="735000" fill="none">
                                      <a:moveTo>
                                        <a:pt x="1191000" y="0"/>
                                      </a:moveTo>
                                      <a:lnTo>
                                        <a:pt x="0" y="735000"/>
                                      </a:lnTo>
                                    </a:path>
                                  </a:pathLst>
                                </a:custGeom>
                                <a:noFill/>
                                <a:ln w="6000" cap="rnd">
                                  <a:solidFill>
                                    <a:srgbClr val="191919"/>
                                  </a:solidFill>
                                  <a:tailEnd type="triangle" w="med" len="med"/>
                                </a:ln>
                              </wps:spPr>
                              <wps:bodyPr/>
                            </wps:wsp>
                            <wps:wsp>
                              <wps:cNvPr id="14" name="Text 11"/>
                              <wps:cNvSpPr txBox="1"/>
                              <wps:spPr>
                                <a:xfrm>
                                  <a:off x="707592" y="754901"/>
                                  <a:ext cx="1140000" cy="282000"/>
                                </a:xfrm>
                                <a:prstGeom prst="rect">
                                  <a:avLst/>
                                </a:prstGeom>
                                <a:noFill/>
                              </wps:spPr>
                              <wps:txbx>
                                <w:txbxContent>
                                  <w:p w14:paraId="7A896AE7">
                                    <w:pPr>
                                      <w:keepNext w:val="0"/>
                                      <w:keepLines w:val="0"/>
                                      <w:snapToGrid w:val="0"/>
                                      <w:spacing w:before="0" w:beforeAutospacing="0" w:after="0" w:afterAutospacing="0" w:line="200" w:lineRule="auto"/>
                                      <w:ind w:firstLine="883"/>
                                      <w:jc w:val="center"/>
                                      <w:rPr>
                                        <w:ins w:id="770" w:author="rwy" w:date="2025-09-09T13:36:05Z"/>
                                        <w:rFonts w:ascii="微软雅黑" w:hAnsi="微软雅黑" w:eastAsia="微软雅黑"/>
                                        <w:color w:val="000000"/>
                                        <w:sz w:val="11"/>
                                        <w:szCs w:val="11"/>
                                      </w:rPr>
                                    </w:pPr>
                                    <w:ins w:id="771" w:author="rwy" w:date="2025-09-09T13:36:05Z">
                                      <w:r>
                                        <w:rPr>
                                          <w:rFonts w:ascii="宋体" w:hAnsi="宋体" w:eastAsia="宋体"/>
                                          <w:color w:val="191919"/>
                                          <w:sz w:val="24"/>
                                          <w:szCs w:val="24"/>
                                          <w:shd w:val="clear" w:color="auto" w:fill="FFFFFF"/>
                                        </w:rPr>
                                        <w:t>收到chain_ack</w:t>
                                      </w:r>
                                    </w:ins>
                                  </w:p>
                                </w:txbxContent>
                              </wps:txbx>
                              <wps:bodyPr wrap="square" lIns="22860" tIns="22860" rIns="22860" bIns="22860" rtlCol="0" anchor="ctr"/>
                            </wps:wsp>
                          </wpg:grpSp>
                          <wpg:grpSp>
                            <wpg:cNvPr id="15" name="Group 12"/>
                            <wpg:cNvGrpSpPr/>
                            <wpg:grpSpPr>
                              <a:xfrm>
                                <a:off x="2785680" y="810000"/>
                                <a:ext cx="1020000" cy="735000"/>
                                <a:chOff x="2785680" y="810000"/>
                                <a:chExt cx="1020000" cy="735000"/>
                              </a:xfrm>
                            </wpg:grpSpPr>
                            <wps:wsp>
                              <wps:cNvPr id="126" name="ConnectLine"/>
                              <wps:cNvSpPr/>
                              <wps:spPr>
                                <a:xfrm>
                                  <a:off x="2785680" y="810000"/>
                                  <a:ext cx="1020000" cy="735000"/>
                                </a:xfrm>
                                <a:custGeom>
                                  <a:avLst/>
                                  <a:gdLst/>
                                  <a:ahLst/>
                                  <a:cxnLst/>
                                  <a:rect l="l" t="t" r="r" b="b"/>
                                  <a:pathLst>
                                    <a:path w="1020000" h="735000" fill="none">
                                      <a:moveTo>
                                        <a:pt x="0" y="0"/>
                                      </a:moveTo>
                                      <a:lnTo>
                                        <a:pt x="1020000" y="735000"/>
                                      </a:lnTo>
                                    </a:path>
                                  </a:pathLst>
                                </a:custGeom>
                                <a:noFill/>
                                <a:ln w="6000" cap="flat">
                                  <a:solidFill>
                                    <a:srgbClr val="191919"/>
                                  </a:solidFill>
                                  <a:tailEnd type="triangle" w="med" len="med"/>
                                </a:ln>
                              </wps:spPr>
                              <wps:bodyPr/>
                            </wps:wsp>
                            <wps:wsp>
                              <wps:cNvPr id="16" name="Text 13"/>
                              <wps:cNvSpPr txBox="1"/>
                              <wps:spPr>
                                <a:xfrm>
                                  <a:off x="3321678" y="912426"/>
                                  <a:ext cx="1056000" cy="282000"/>
                                </a:xfrm>
                                <a:prstGeom prst="rect">
                                  <a:avLst/>
                                </a:prstGeom>
                                <a:noFill/>
                              </wps:spPr>
                              <wps:txbx>
                                <w:txbxContent>
                                  <w:p w14:paraId="5553AAF1">
                                    <w:pPr>
                                      <w:keepNext w:val="0"/>
                                      <w:keepLines w:val="0"/>
                                      <w:snapToGrid w:val="0"/>
                                      <w:spacing w:before="0" w:beforeAutospacing="0" w:after="0" w:afterAutospacing="0" w:line="200" w:lineRule="auto"/>
                                      <w:ind w:firstLine="883"/>
                                      <w:jc w:val="center"/>
                                      <w:rPr>
                                        <w:ins w:id="772" w:author="rwy" w:date="2025-09-09T13:36:05Z"/>
                                        <w:rFonts w:ascii="微软雅黑" w:hAnsi="微软雅黑" w:eastAsia="微软雅黑"/>
                                        <w:color w:val="000000"/>
                                        <w:sz w:val="11"/>
                                        <w:szCs w:val="11"/>
                                      </w:rPr>
                                    </w:pPr>
                                    <w:ins w:id="773" w:author="rwy" w:date="2025-09-09T13:36:05Z">
                                      <w:r>
                                        <w:rPr>
                                          <w:rFonts w:ascii="宋体" w:hAnsi="宋体" w:eastAsia="宋体"/>
                                          <w:color w:val="191919"/>
                                          <w:sz w:val="24"/>
                                          <w:szCs w:val="24"/>
                                          <w:shd w:val="clear" w:color="auto" w:fill="FFFFFF"/>
                                        </w:rPr>
                                        <w:t>收到star_ack</w:t>
                                      </w:r>
                                    </w:ins>
                                  </w:p>
                                </w:txbxContent>
                              </wps:txbx>
                              <wps:bodyPr wrap="square" lIns="22860" tIns="22860" rIns="22860" bIns="22860" rtlCol="0" anchor="ctr"/>
                            </wps:wsp>
                          </wpg:grpSp>
                          <wps:wsp>
                            <wps:cNvPr id="127" name="ConnectLine"/>
                            <wps:cNvSpPr/>
                            <wps:spPr>
                              <a:xfrm>
                                <a:off x="2431521" y="356538"/>
                                <a:ext cx="253230" cy="235870"/>
                              </a:xfrm>
                              <a:custGeom>
                                <a:avLst/>
                                <a:gdLst/>
                                <a:ahLst/>
                                <a:cxnLst/>
                                <a:rect l="l" t="t" r="r" b="b"/>
                                <a:pathLst>
                                  <a:path w="253230" h="235870" fill="none">
                                    <a:moveTo>
                                      <a:pt x="0" y="176911"/>
                                    </a:moveTo>
                                    <a:lnTo>
                                      <a:pt x="0" y="84000"/>
                                    </a:lnTo>
                                    <a:cubicBezTo>
                                      <a:pt x="0" y="37632"/>
                                      <a:pt x="37632" y="0"/>
                                      <a:pt x="84000" y="0"/>
                                    </a:cubicBezTo>
                                    <a:lnTo>
                                      <a:pt x="139230" y="0"/>
                                    </a:lnTo>
                                    <a:cubicBezTo>
                                      <a:pt x="202158" y="0"/>
                                      <a:pt x="253230" y="51072"/>
                                      <a:pt x="253230" y="114000"/>
                                    </a:cubicBezTo>
                                    <a:lnTo>
                                      <a:pt x="253230" y="235870"/>
                                    </a:lnTo>
                                  </a:path>
                                </a:pathLst>
                              </a:custGeom>
                              <a:noFill/>
                              <a:ln w="6000" cap="rnd">
                                <a:solidFill>
                                  <a:srgbClr val="191919"/>
                                </a:solidFill>
                                <a:tailEnd type="triangle" w="med" len="med"/>
                              </a:ln>
                            </wps:spPr>
                            <wps:bodyPr/>
                          </wps:wsp>
                          <wpg:grpSp>
                            <wpg:cNvPr id="17" name="Group 14"/>
                            <wpg:cNvGrpSpPr/>
                            <wpg:grpSpPr>
                              <a:xfrm>
                                <a:off x="2704680" y="228000"/>
                                <a:ext cx="720000" cy="468000"/>
                                <a:chOff x="2704680" y="228000"/>
                                <a:chExt cx="720000" cy="468000"/>
                              </a:xfrm>
                            </wpg:grpSpPr>
                            <wps:wsp>
                              <wps:cNvPr id="128" name="Rectangle"/>
                              <wps:cNvSpPr/>
                              <wps:spPr>
                                <a:xfrm>
                                  <a:off x="2704680" y="228000"/>
                                  <a:ext cx="720000" cy="468000"/>
                                </a:xfrm>
                                <a:custGeom>
                                  <a:avLst/>
                                  <a:gdLst>
                                    <a:gd name="connsiteX0" fmla="*/ 360000 w 720000"/>
                                    <a:gd name="connsiteY0" fmla="*/ 468000 h 468000"/>
                                  </a:gdLst>
                                  <a:ahLst/>
                                  <a:cxnLst>
                                    <a:cxn ang="5400000">
                                      <a:pos x="connsiteX0" y="connsiteY0"/>
                                    </a:cxn>
                                  </a:cxnLst>
                                  <a:rect l="l" t="t" r="r" b="b"/>
                                  <a:pathLst>
                                    <a:path w="720000" h="468000" stroke="0">
                                      <a:moveTo>
                                        <a:pt x="0" y="0"/>
                                      </a:moveTo>
                                      <a:lnTo>
                                        <a:pt x="720000" y="0"/>
                                      </a:lnTo>
                                      <a:lnTo>
                                        <a:pt x="720000" y="468000"/>
                                      </a:lnTo>
                                      <a:lnTo>
                                        <a:pt x="0" y="468000"/>
                                      </a:lnTo>
                                      <a:lnTo>
                                        <a:pt x="0" y="0"/>
                                      </a:lnTo>
                                      <a:close/>
                                    </a:path>
                                    <a:path w="720000" h="468000" fill="none">
                                      <a:moveTo>
                                        <a:pt x="0" y="0"/>
                                      </a:moveTo>
                                      <a:lnTo>
                                        <a:pt x="720000" y="0"/>
                                      </a:lnTo>
                                      <a:lnTo>
                                        <a:pt x="720000" y="468000"/>
                                      </a:lnTo>
                                      <a:lnTo>
                                        <a:pt x="0" y="468000"/>
                                      </a:lnTo>
                                      <a:lnTo>
                                        <a:pt x="0" y="0"/>
                                      </a:lnTo>
                                      <a:close/>
                                    </a:path>
                                  </a:pathLst>
                                </a:custGeom>
                                <a:noFill/>
                                <a:ln w="6000" cap="flat">
                                  <a:noFill/>
                                </a:ln>
                              </wps:spPr>
                              <wps:bodyPr/>
                            </wps:wsp>
                            <wps:wsp>
                              <wps:cNvPr id="18" name="Text 15"/>
                              <wps:cNvSpPr txBox="1"/>
                              <wps:spPr>
                                <a:xfrm>
                                  <a:off x="2704680" y="228000"/>
                                  <a:ext cx="720000" cy="468000"/>
                                </a:xfrm>
                                <a:prstGeom prst="rect">
                                  <a:avLst/>
                                </a:prstGeom>
                                <a:noFill/>
                              </wps:spPr>
                              <wps:txbx>
                                <w:txbxContent>
                                  <w:p w14:paraId="05F1C910">
                                    <w:pPr>
                                      <w:keepNext w:val="0"/>
                                      <w:keepLines w:val="0"/>
                                      <w:snapToGrid w:val="0"/>
                                      <w:spacing w:before="0" w:beforeAutospacing="0" w:after="0" w:afterAutospacing="0" w:line="200" w:lineRule="auto"/>
                                      <w:ind w:firstLine="883"/>
                                      <w:jc w:val="center"/>
                                      <w:rPr>
                                        <w:ins w:id="774" w:author="rwy" w:date="2025-09-09T13:36:05Z"/>
                                        <w:rFonts w:ascii="微软雅黑" w:hAnsi="微软雅黑" w:eastAsia="微软雅黑"/>
                                        <w:color w:val="000000"/>
                                        <w:sz w:val="11"/>
                                        <w:szCs w:val="11"/>
                                      </w:rPr>
                                    </w:pPr>
                                    <w:ins w:id="775" w:author="rwy" w:date="2025-09-09T13:36:05Z">
                                      <w:r>
                                        <w:rPr>
                                          <w:rFonts w:ascii="宋体" w:hAnsi="宋体" w:eastAsia="宋体"/>
                                          <w:color w:val="191919"/>
                                          <w:sz w:val="24"/>
                                          <w:szCs w:val="24"/>
                                        </w:rPr>
                                        <w:t>超时未确认重试</w:t>
                                      </w:r>
                                    </w:ins>
                                  </w:p>
                                </w:txbxContent>
                              </wps:txbx>
                              <wps:bodyPr wrap="square" lIns="22860" tIns="22860" rIns="22860" bIns="22860" rtlCol="0" anchor="ctr"/>
                            </wps:wsp>
                          </wpg:grpSp>
                          <wps:wsp>
                            <wps:cNvPr id="129" name="ConnectLine"/>
                            <wps:cNvSpPr/>
                            <wps:spPr>
                              <a:xfrm>
                                <a:off x="1024680" y="2343000"/>
                                <a:ext cx="1191000" cy="324000"/>
                              </a:xfrm>
                              <a:custGeom>
                                <a:avLst/>
                                <a:gdLst/>
                                <a:ahLst/>
                                <a:cxnLst/>
                                <a:rect l="l" t="t" r="r" b="b"/>
                                <a:pathLst>
                                  <a:path w="1191000" h="324000" fill="none">
                                    <a:moveTo>
                                      <a:pt x="0" y="0"/>
                                    </a:moveTo>
                                    <a:lnTo>
                                      <a:pt x="1191000" y="324000"/>
                                    </a:lnTo>
                                  </a:path>
                                </a:pathLst>
                              </a:custGeom>
                              <a:noFill/>
                              <a:ln w="6000" cap="rnd">
                                <a:solidFill>
                                  <a:srgbClr val="191919"/>
                                </a:solidFill>
                                <a:tailEnd type="triangle" w="med" len="med"/>
                              </a:ln>
                            </wps:spPr>
                            <wps:bodyPr/>
                          </wps:wsp>
                          <wpg:grpSp>
                            <wpg:cNvPr id="19" name="Group 16"/>
                            <wpg:cNvGrpSpPr/>
                            <wpg:grpSpPr>
                              <a:xfrm>
                                <a:off x="972120" y="2553000"/>
                                <a:ext cx="1155000" cy="342000"/>
                                <a:chOff x="972120" y="2553000"/>
                                <a:chExt cx="1155000" cy="342000"/>
                              </a:xfrm>
                            </wpg:grpSpPr>
                            <wps:wsp>
                              <wps:cNvPr id="130" name="Rectangle"/>
                              <wps:cNvSpPr/>
                              <wps:spPr>
                                <a:xfrm>
                                  <a:off x="972120" y="2553000"/>
                                  <a:ext cx="1155000" cy="342000"/>
                                </a:xfrm>
                                <a:custGeom>
                                  <a:avLst/>
                                  <a:gdLst>
                                    <a:gd name="connsiteX0" fmla="*/ 1155000 w 1155000"/>
                                    <a:gd name="connsiteY0" fmla="*/ 171000 h 342000"/>
                                  </a:gdLst>
                                  <a:ahLst/>
                                  <a:cxnLst>
                                    <a:cxn ang="0">
                                      <a:pos x="connsiteX0" y="connsiteY0"/>
                                    </a:cxn>
                                  </a:cxnLst>
                                  <a:rect l="l" t="t" r="r" b="b"/>
                                  <a:pathLst>
                                    <a:path w="1155000" h="342000" stroke="0">
                                      <a:moveTo>
                                        <a:pt x="0" y="0"/>
                                      </a:moveTo>
                                      <a:lnTo>
                                        <a:pt x="1155000" y="0"/>
                                      </a:lnTo>
                                      <a:lnTo>
                                        <a:pt x="1155000" y="342000"/>
                                      </a:lnTo>
                                      <a:lnTo>
                                        <a:pt x="0" y="342000"/>
                                      </a:lnTo>
                                      <a:lnTo>
                                        <a:pt x="0" y="0"/>
                                      </a:lnTo>
                                      <a:close/>
                                    </a:path>
                                    <a:path w="1155000" h="342000" fill="none">
                                      <a:moveTo>
                                        <a:pt x="0" y="0"/>
                                      </a:moveTo>
                                      <a:lnTo>
                                        <a:pt x="1155000" y="0"/>
                                      </a:lnTo>
                                      <a:lnTo>
                                        <a:pt x="1155000" y="342000"/>
                                      </a:lnTo>
                                      <a:lnTo>
                                        <a:pt x="0" y="342000"/>
                                      </a:lnTo>
                                      <a:lnTo>
                                        <a:pt x="0" y="0"/>
                                      </a:lnTo>
                                      <a:close/>
                                    </a:path>
                                  </a:pathLst>
                                </a:custGeom>
                                <a:noFill/>
                                <a:ln w="6000" cap="flat">
                                  <a:noFill/>
                                </a:ln>
                              </wps:spPr>
                              <wps:bodyPr/>
                            </wps:wsp>
                            <wps:wsp>
                              <wps:cNvPr id="20" name="Text 17"/>
                              <wps:cNvSpPr txBox="1"/>
                              <wps:spPr>
                                <a:xfrm>
                                  <a:off x="972120" y="2553000"/>
                                  <a:ext cx="1155000" cy="342000"/>
                                </a:xfrm>
                                <a:prstGeom prst="rect">
                                  <a:avLst/>
                                </a:prstGeom>
                                <a:noFill/>
                              </wps:spPr>
                              <wps:txbx>
                                <w:txbxContent>
                                  <w:p w14:paraId="2C10CD91">
                                    <w:pPr>
                                      <w:keepNext w:val="0"/>
                                      <w:keepLines w:val="0"/>
                                      <w:snapToGrid w:val="0"/>
                                      <w:spacing w:before="0" w:beforeAutospacing="0" w:after="0" w:afterAutospacing="0" w:line="200" w:lineRule="auto"/>
                                      <w:ind w:firstLine="883"/>
                                      <w:jc w:val="center"/>
                                      <w:rPr>
                                        <w:ins w:id="776" w:author="rwy" w:date="2025-09-09T13:36:05Z"/>
                                        <w:rFonts w:ascii="微软雅黑" w:hAnsi="微软雅黑" w:eastAsia="微软雅黑"/>
                                        <w:color w:val="000000"/>
                                        <w:sz w:val="11"/>
                                        <w:szCs w:val="11"/>
                                      </w:rPr>
                                    </w:pPr>
                                    <w:ins w:id="777" w:author="rwy" w:date="2025-09-09T13:36:05Z">
                                      <w:r>
                                        <w:rPr>
                                          <w:rFonts w:ascii="宋体" w:hAnsi="宋体" w:eastAsia="宋体"/>
                                          <w:color w:val="191919"/>
                                          <w:sz w:val="24"/>
                                          <w:szCs w:val="24"/>
                                        </w:rPr>
                                        <w:t>收到star_ack</w:t>
                                      </w:r>
                                    </w:ins>
                                  </w:p>
                                </w:txbxContent>
                              </wps:txbx>
                              <wps:bodyPr wrap="square" lIns="22860" tIns="22860" rIns="22860" bIns="22860" rtlCol="0" anchor="ctr"/>
                            </wps:wsp>
                          </wpg:grpSp>
                          <wpg:grpSp>
                            <wpg:cNvPr id="21" name="Group 18"/>
                            <wpg:cNvGrpSpPr/>
                            <wpg:grpSpPr>
                              <a:xfrm>
                                <a:off x="2785680" y="2343000"/>
                                <a:ext cx="1020000" cy="324000"/>
                                <a:chOff x="2785680" y="2343000"/>
                                <a:chExt cx="1020000" cy="324000"/>
                              </a:xfrm>
                            </wpg:grpSpPr>
                            <wps:wsp>
                              <wps:cNvPr id="131" name="ConnectLine"/>
                              <wps:cNvSpPr/>
                              <wps:spPr>
                                <a:xfrm>
                                  <a:off x="2785680" y="2343000"/>
                                  <a:ext cx="1020000" cy="324000"/>
                                </a:xfrm>
                                <a:custGeom>
                                  <a:avLst/>
                                  <a:gdLst/>
                                  <a:ahLst/>
                                  <a:cxnLst/>
                                  <a:rect l="l" t="t" r="r" b="b"/>
                                  <a:pathLst>
                                    <a:path w="1020000" h="324000" fill="none">
                                      <a:moveTo>
                                        <a:pt x="1020000" y="0"/>
                                      </a:moveTo>
                                      <a:lnTo>
                                        <a:pt x="0" y="324000"/>
                                      </a:lnTo>
                                    </a:path>
                                  </a:pathLst>
                                </a:custGeom>
                                <a:noFill/>
                                <a:ln w="6000" cap="rnd">
                                  <a:solidFill>
                                    <a:srgbClr val="191919"/>
                                  </a:solidFill>
                                  <a:tailEnd type="triangle" w="med" len="med"/>
                                </a:ln>
                              </wps:spPr>
                              <wps:bodyPr/>
                            </wps:wsp>
                            <wps:wsp>
                              <wps:cNvPr id="22" name="Text 19"/>
                              <wps:cNvSpPr txBox="1"/>
                              <wps:spPr>
                                <a:xfrm>
                                  <a:off x="2998838" y="2595056"/>
                                  <a:ext cx="1140000" cy="282000"/>
                                </a:xfrm>
                                <a:prstGeom prst="rect">
                                  <a:avLst/>
                                </a:prstGeom>
                                <a:noFill/>
                              </wps:spPr>
                              <wps:txbx>
                                <w:txbxContent>
                                  <w:p w14:paraId="320CDF9C">
                                    <w:pPr>
                                      <w:keepNext w:val="0"/>
                                      <w:keepLines w:val="0"/>
                                      <w:snapToGrid w:val="0"/>
                                      <w:spacing w:before="0" w:beforeAutospacing="0" w:after="0" w:afterAutospacing="0" w:line="200" w:lineRule="auto"/>
                                      <w:ind w:firstLine="883"/>
                                      <w:jc w:val="center"/>
                                      <w:rPr>
                                        <w:ins w:id="778" w:author="rwy" w:date="2025-09-09T13:36:05Z"/>
                                        <w:rFonts w:ascii="微软雅黑" w:hAnsi="微软雅黑" w:eastAsia="微软雅黑"/>
                                        <w:color w:val="000000"/>
                                        <w:sz w:val="11"/>
                                        <w:szCs w:val="11"/>
                                      </w:rPr>
                                    </w:pPr>
                                    <w:ins w:id="779" w:author="rwy" w:date="2025-09-09T13:36:05Z">
                                      <w:r>
                                        <w:rPr>
                                          <w:rFonts w:ascii="宋体" w:hAnsi="宋体" w:eastAsia="宋体"/>
                                          <w:color w:val="191919"/>
                                          <w:sz w:val="24"/>
                                          <w:szCs w:val="24"/>
                                          <w:shd w:val="clear" w:color="auto" w:fill="FFFFFF"/>
                                        </w:rPr>
                                        <w:t>收到chain_ack</w:t>
                                      </w:r>
                                    </w:ins>
                                  </w:p>
                                </w:txbxContent>
                              </wps:txbx>
                              <wps:bodyPr wrap="square" lIns="22860" tIns="22860" rIns="22860" bIns="22860" rtlCol="0" anchor="ctr"/>
                            </wps:wsp>
                          </wpg:grpSp>
                          <wpg:grpSp>
                            <wpg:cNvPr id="23" name="Group 20"/>
                            <wpg:cNvGrpSpPr/>
                            <wpg:grpSpPr>
                              <a:xfrm>
                                <a:off x="1337649" y="1009616"/>
                                <a:ext cx="959616" cy="686868"/>
                                <a:chOff x="1337649" y="1009616"/>
                                <a:chExt cx="959616" cy="686868"/>
                              </a:xfrm>
                            </wpg:grpSpPr>
                            <wps:wsp>
                              <wps:cNvPr id="132" name="ConnectLine"/>
                              <wps:cNvSpPr/>
                              <wps:spPr>
                                <a:xfrm>
                                  <a:off x="1337649" y="1009616"/>
                                  <a:ext cx="959616" cy="686868"/>
                                </a:xfrm>
                                <a:custGeom>
                                  <a:avLst/>
                                  <a:gdLst/>
                                  <a:ahLst/>
                                  <a:cxnLst/>
                                  <a:rect l="l" t="t" r="r" b="b"/>
                                  <a:pathLst>
                                    <a:path w="959616" h="686868" fill="none">
                                      <a:moveTo>
                                        <a:pt x="0" y="686868"/>
                                      </a:moveTo>
                                      <a:lnTo>
                                        <a:pt x="959616" y="0"/>
                                      </a:lnTo>
                                    </a:path>
                                  </a:pathLst>
                                </a:custGeom>
                                <a:noFill/>
                                <a:ln w="6000" cap="flat">
                                  <a:solidFill>
                                    <a:srgbClr val="191919"/>
                                  </a:solidFill>
                                  <a:tailEnd type="triangle" w="med" len="med"/>
                                </a:ln>
                              </wps:spPr>
                              <wps:bodyPr/>
                            </wps:wsp>
                            <wps:wsp>
                              <wps:cNvPr id="24" name="Text 21"/>
                              <wps:cNvSpPr txBox="1"/>
                              <wps:spPr>
                                <a:xfrm>
                                  <a:off x="1438863" y="1625774"/>
                                  <a:ext cx="1032000" cy="282000"/>
                                </a:xfrm>
                                <a:prstGeom prst="rect">
                                  <a:avLst/>
                                </a:prstGeom>
                                <a:noFill/>
                              </wps:spPr>
                              <wps:txbx>
                                <w:txbxContent>
                                  <w:p w14:paraId="08FDAFFC">
                                    <w:pPr>
                                      <w:keepNext w:val="0"/>
                                      <w:keepLines w:val="0"/>
                                      <w:snapToGrid w:val="0"/>
                                      <w:spacing w:before="0" w:beforeAutospacing="0" w:after="0" w:afterAutospacing="0" w:line="200" w:lineRule="auto"/>
                                      <w:ind w:firstLine="883"/>
                                      <w:jc w:val="center"/>
                                      <w:rPr>
                                        <w:ins w:id="780" w:author="rwy" w:date="2025-09-09T13:36:05Z"/>
                                        <w:rFonts w:ascii="微软雅黑" w:hAnsi="微软雅黑" w:eastAsia="微软雅黑"/>
                                        <w:color w:val="000000"/>
                                        <w:sz w:val="11"/>
                                        <w:szCs w:val="11"/>
                                      </w:rPr>
                                    </w:pPr>
                                    <w:ins w:id="781" w:author="rwy" w:date="2025-09-09T13:36:05Z">
                                      <w:r>
                                        <w:rPr>
                                          <w:rFonts w:ascii="宋体" w:hAnsi="宋体" w:eastAsia="宋体"/>
                                          <w:color w:val="191919"/>
                                          <w:sz w:val="24"/>
                                          <w:szCs w:val="24"/>
                                          <w:shd w:val="clear" w:color="auto" w:fill="FFFFFF"/>
                                        </w:rPr>
                                        <w:t>收到错误响应</w:t>
                                      </w:r>
                                    </w:ins>
                                  </w:p>
                                </w:txbxContent>
                              </wps:txbx>
                              <wps:bodyPr wrap="square" lIns="22860" tIns="22860" rIns="22860" bIns="22860" rtlCol="0" anchor="ctr"/>
                            </wps:wsp>
                          </wpg:grpSp>
                          <wpg:grpSp>
                            <wpg:cNvPr id="25" name="Group 22"/>
                            <wpg:cNvGrpSpPr/>
                            <wpg:grpSpPr>
                              <a:xfrm>
                                <a:off x="2609355" y="1073546"/>
                                <a:ext cx="840450" cy="689838"/>
                                <a:chOff x="2609355" y="1073546"/>
                                <a:chExt cx="840450" cy="689838"/>
                              </a:xfrm>
                            </wpg:grpSpPr>
                            <wps:wsp>
                              <wps:cNvPr id="133" name="ConnectLine"/>
                              <wps:cNvSpPr/>
                              <wps:spPr>
                                <a:xfrm>
                                  <a:off x="2609355" y="1073546"/>
                                  <a:ext cx="840450" cy="689838"/>
                                </a:xfrm>
                                <a:custGeom>
                                  <a:avLst/>
                                  <a:gdLst/>
                                  <a:ahLst/>
                                  <a:cxnLst/>
                                  <a:rect l="l" t="t" r="r" b="b"/>
                                  <a:pathLst>
                                    <a:path w="840450" h="689838" fill="none">
                                      <a:moveTo>
                                        <a:pt x="840450" y="689838"/>
                                      </a:moveTo>
                                      <a:lnTo>
                                        <a:pt x="0" y="0"/>
                                      </a:lnTo>
                                    </a:path>
                                  </a:pathLst>
                                </a:custGeom>
                                <a:noFill/>
                                <a:ln w="6000" cap="flat">
                                  <a:solidFill>
                                    <a:srgbClr val="191919"/>
                                  </a:solidFill>
                                  <a:tailEnd type="triangle" w="med" len="med"/>
                                </a:ln>
                              </wps:spPr>
                              <wps:bodyPr/>
                            </wps:wsp>
                            <wps:wsp>
                              <wps:cNvPr id="26" name="Text 23"/>
                              <wps:cNvSpPr txBox="1"/>
                              <wps:spPr>
                                <a:xfrm>
                                  <a:off x="2615574" y="1361181"/>
                                  <a:ext cx="1032000" cy="282000"/>
                                </a:xfrm>
                                <a:prstGeom prst="rect">
                                  <a:avLst/>
                                </a:prstGeom>
                                <a:noFill/>
                              </wps:spPr>
                              <wps:txbx>
                                <w:txbxContent>
                                  <w:p w14:paraId="0A102904">
                                    <w:pPr>
                                      <w:keepNext w:val="0"/>
                                      <w:keepLines w:val="0"/>
                                      <w:snapToGrid w:val="0"/>
                                      <w:spacing w:before="0" w:beforeAutospacing="0" w:after="0" w:afterAutospacing="0" w:line="200" w:lineRule="auto"/>
                                      <w:ind w:firstLine="883"/>
                                      <w:jc w:val="center"/>
                                      <w:rPr>
                                        <w:ins w:id="782" w:author="rwy" w:date="2025-09-09T13:36:05Z"/>
                                        <w:rFonts w:ascii="微软雅黑" w:hAnsi="微软雅黑" w:eastAsia="微软雅黑"/>
                                        <w:color w:val="000000"/>
                                        <w:sz w:val="11"/>
                                        <w:szCs w:val="11"/>
                                      </w:rPr>
                                    </w:pPr>
                                    <w:ins w:id="783" w:author="rwy" w:date="2025-09-09T13:36:05Z">
                                      <w:r>
                                        <w:rPr>
                                          <w:rFonts w:ascii="宋体" w:hAnsi="宋体" w:eastAsia="宋体"/>
                                          <w:color w:val="191919"/>
                                          <w:sz w:val="24"/>
                                          <w:szCs w:val="24"/>
                                          <w:shd w:val="clear" w:color="auto" w:fill="FFFFFF"/>
                                        </w:rPr>
                                        <w:t>收到错误响应</w:t>
                                      </w:r>
                                    </w:ins>
                                  </w:p>
                                </w:txbxContent>
                              </wps:txbx>
                              <wps:bodyPr wrap="square" lIns="22860" tIns="22860" rIns="22860" bIns="22860" rtlCol="0" anchor="ctr"/>
                            </wps:wsp>
                          </wpg:grpSp>
                          <wpg:grpSp>
                            <wpg:cNvPr id="27" name="Group 24"/>
                            <wpg:cNvGrpSpPr/>
                            <wpg:grpSpPr>
                              <a:xfrm>
                                <a:off x="4158376" y="1749000"/>
                                <a:ext cx="350759" cy="324278"/>
                                <a:chOff x="4158376" y="1749000"/>
                                <a:chExt cx="350759" cy="324278"/>
                              </a:xfrm>
                            </wpg:grpSpPr>
                            <wps:wsp>
                              <wps:cNvPr id="134" name="ConnectLine"/>
                              <wps:cNvSpPr/>
                              <wps:spPr>
                                <a:xfrm>
                                  <a:off x="4158376" y="1749000"/>
                                  <a:ext cx="350759" cy="324278"/>
                                </a:xfrm>
                                <a:custGeom>
                                  <a:avLst/>
                                  <a:gdLst/>
                                  <a:ahLst/>
                                  <a:cxnLst/>
                                  <a:rect l="l" t="t" r="r" b="b"/>
                                  <a:pathLst>
                                    <a:path w="350759" h="324278" fill="none">
                                      <a:moveTo>
                                        <a:pt x="0" y="8265"/>
                                      </a:moveTo>
                                      <a:lnTo>
                                        <a:pt x="0" y="0"/>
                                      </a:lnTo>
                                      <a:cubicBezTo>
                                        <a:pt x="0" y="0"/>
                                        <a:pt x="0" y="0"/>
                                        <a:pt x="0" y="0"/>
                                      </a:cubicBezTo>
                                      <a:lnTo>
                                        <a:pt x="188759" y="0"/>
                                      </a:lnTo>
                                      <a:cubicBezTo>
                                        <a:pt x="278183" y="0"/>
                                        <a:pt x="350759" y="72576"/>
                                        <a:pt x="350759" y="162000"/>
                                      </a:cubicBezTo>
                                      <a:cubicBezTo>
                                        <a:pt x="350759" y="251702"/>
                                        <a:pt x="278183" y="324278"/>
                                        <a:pt x="188759" y="324278"/>
                                      </a:cubicBezTo>
                                      <a:lnTo>
                                        <a:pt x="24895" y="324278"/>
                                      </a:lnTo>
                                    </a:path>
                                  </a:pathLst>
                                </a:custGeom>
                                <a:noFill/>
                                <a:ln w="6000" cap="rnd">
                                  <a:solidFill>
                                    <a:srgbClr val="191919"/>
                                  </a:solidFill>
                                  <a:tailEnd type="triangle" w="med" len="med"/>
                                </a:ln>
                              </wps:spPr>
                              <wps:bodyPr/>
                            </wps:wsp>
                            <wps:wsp>
                              <wps:cNvPr id="28" name="Text 25"/>
                              <wps:cNvSpPr txBox="1"/>
                              <wps:spPr>
                                <a:xfrm>
                                  <a:off x="4259535" y="2064279"/>
                                  <a:ext cx="384000" cy="840000"/>
                                </a:xfrm>
                                <a:prstGeom prst="rect">
                                  <a:avLst/>
                                </a:prstGeom>
                                <a:noFill/>
                              </wps:spPr>
                              <wps:txbx>
                                <w:txbxContent>
                                  <w:p w14:paraId="5EA3DC38">
                                    <w:pPr>
                                      <w:keepNext w:val="0"/>
                                      <w:keepLines w:val="0"/>
                                      <w:snapToGrid w:val="0"/>
                                      <w:spacing w:before="0" w:beforeAutospacing="0" w:after="0" w:afterAutospacing="0" w:line="200" w:lineRule="auto"/>
                                      <w:ind w:firstLine="883"/>
                                      <w:jc w:val="center"/>
                                      <w:rPr>
                                        <w:ins w:id="784" w:author="rwy" w:date="2025-09-09T13:36:05Z"/>
                                        <w:rFonts w:ascii="微软雅黑" w:hAnsi="微软雅黑" w:eastAsia="微软雅黑"/>
                                        <w:color w:val="000000"/>
                                        <w:sz w:val="11"/>
                                        <w:szCs w:val="11"/>
                                      </w:rPr>
                                    </w:pPr>
                                    <w:ins w:id="785" w:author="rwy" w:date="2025-09-09T13:36:05Z">
                                      <w:r>
                                        <w:rPr>
                                          <w:rFonts w:ascii="宋体" w:hAnsi="宋体" w:eastAsia="宋体"/>
                                          <w:color w:val="191919"/>
                                          <w:sz w:val="24"/>
                                          <w:szCs w:val="24"/>
                                          <w:shd w:val="clear" w:color="auto" w:fill="FFFFFF"/>
                                        </w:rPr>
                                        <w:t>超时</w:t>
                                      </w:r>
                                    </w:ins>
                                  </w:p>
                                  <w:p w14:paraId="5255FB8B">
                                    <w:pPr>
                                      <w:keepNext w:val="0"/>
                                      <w:keepLines w:val="0"/>
                                      <w:snapToGrid w:val="0"/>
                                      <w:spacing w:before="0" w:beforeAutospacing="0" w:after="0" w:afterAutospacing="0" w:line="200" w:lineRule="auto"/>
                                      <w:ind w:firstLine="883"/>
                                      <w:jc w:val="center"/>
                                      <w:rPr>
                                        <w:ins w:id="786" w:author="rwy" w:date="2025-09-09T13:36:05Z"/>
                                        <w:rFonts w:ascii="微软雅黑" w:hAnsi="微软雅黑" w:eastAsia="微软雅黑"/>
                                        <w:color w:val="000000"/>
                                        <w:sz w:val="11"/>
                                        <w:szCs w:val="11"/>
                                      </w:rPr>
                                    </w:pPr>
                                    <w:ins w:id="787" w:author="rwy" w:date="2025-09-09T13:36:05Z">
                                      <w:r>
                                        <w:rPr>
                                          <w:rFonts w:ascii="宋体" w:hAnsi="宋体" w:eastAsia="宋体"/>
                                          <w:color w:val="191919"/>
                                          <w:sz w:val="24"/>
                                          <w:szCs w:val="24"/>
                                          <w:shd w:val="clear" w:color="auto" w:fill="FFFFFF"/>
                                        </w:rPr>
                                        <w:t>未确</w:t>
                                      </w:r>
                                    </w:ins>
                                  </w:p>
                                  <w:p w14:paraId="55CA60CB">
                                    <w:pPr>
                                      <w:keepNext w:val="0"/>
                                      <w:keepLines w:val="0"/>
                                      <w:snapToGrid w:val="0"/>
                                      <w:spacing w:before="0" w:beforeAutospacing="0" w:after="0" w:afterAutospacing="0" w:line="200" w:lineRule="auto"/>
                                      <w:ind w:firstLine="883"/>
                                      <w:jc w:val="center"/>
                                      <w:rPr>
                                        <w:ins w:id="788" w:author="rwy" w:date="2025-09-09T13:36:05Z"/>
                                        <w:rFonts w:ascii="微软雅黑" w:hAnsi="微软雅黑" w:eastAsia="微软雅黑"/>
                                        <w:color w:val="000000"/>
                                        <w:sz w:val="11"/>
                                        <w:szCs w:val="11"/>
                                      </w:rPr>
                                    </w:pPr>
                                    <w:ins w:id="789" w:author="rwy" w:date="2025-09-09T13:36:05Z">
                                      <w:r>
                                        <w:rPr>
                                          <w:rFonts w:ascii="宋体" w:hAnsi="宋体" w:eastAsia="宋体"/>
                                          <w:color w:val="191919"/>
                                          <w:sz w:val="24"/>
                                          <w:szCs w:val="24"/>
                                          <w:shd w:val="clear" w:color="auto" w:fill="FFFFFF"/>
                                        </w:rPr>
                                        <w:t>认重</w:t>
                                      </w:r>
                                    </w:ins>
                                  </w:p>
                                  <w:p w14:paraId="636643BA">
                                    <w:pPr>
                                      <w:keepNext w:val="0"/>
                                      <w:keepLines w:val="0"/>
                                      <w:snapToGrid w:val="0"/>
                                      <w:spacing w:before="0" w:beforeAutospacing="0" w:after="0" w:afterAutospacing="0" w:line="200" w:lineRule="auto"/>
                                      <w:ind w:firstLine="883"/>
                                      <w:jc w:val="center"/>
                                      <w:rPr>
                                        <w:ins w:id="790" w:author="rwy" w:date="2025-09-09T13:36:05Z"/>
                                        <w:rFonts w:ascii="微软雅黑" w:hAnsi="微软雅黑" w:eastAsia="微软雅黑"/>
                                        <w:color w:val="000000"/>
                                        <w:sz w:val="11"/>
                                        <w:szCs w:val="11"/>
                                      </w:rPr>
                                    </w:pPr>
                                    <w:ins w:id="791" w:author="rwy" w:date="2025-09-09T13:36:05Z">
                                      <w:r>
                                        <w:rPr>
                                          <w:rFonts w:ascii="宋体" w:hAnsi="宋体" w:eastAsia="宋体"/>
                                          <w:color w:val="191919"/>
                                          <w:sz w:val="24"/>
                                          <w:szCs w:val="24"/>
                                          <w:shd w:val="clear" w:color="auto" w:fill="FFFFFF"/>
                                        </w:rPr>
                                        <w:t>试</w:t>
                                      </w:r>
                                    </w:ins>
                                  </w:p>
                                </w:txbxContent>
                              </wps:txbx>
                              <wps:bodyPr wrap="square" lIns="22860" tIns="22860" rIns="22860" bIns="22860" rtlCol="0" anchor="ctr"/>
                            </wps:wsp>
                          </wpg:grpSp>
                          <wpg:grpSp>
                            <wpg:cNvPr id="29" name="Group 26"/>
                            <wpg:cNvGrpSpPr/>
                            <wpg:grpSpPr>
                              <a:xfrm>
                                <a:off x="457562" y="1749559"/>
                                <a:ext cx="218620" cy="194441"/>
                                <a:chOff x="457562" y="1749559"/>
                                <a:chExt cx="218620" cy="194441"/>
                              </a:xfrm>
                            </wpg:grpSpPr>
                            <wps:wsp>
                              <wps:cNvPr id="135" name="ConnectLine"/>
                              <wps:cNvSpPr/>
                              <wps:spPr>
                                <a:xfrm>
                                  <a:off x="457562" y="1749559"/>
                                  <a:ext cx="218620" cy="194441"/>
                                </a:xfrm>
                                <a:custGeom>
                                  <a:avLst/>
                                  <a:gdLst/>
                                  <a:ahLst/>
                                  <a:cxnLst/>
                                  <a:rect l="l" t="t" r="r" b="b"/>
                                  <a:pathLst>
                                    <a:path w="218620" h="194441" fill="none">
                                      <a:moveTo>
                                        <a:pt x="168118" y="194441"/>
                                      </a:moveTo>
                                      <a:lnTo>
                                        <a:pt x="84000" y="194441"/>
                                      </a:lnTo>
                                      <a:cubicBezTo>
                                        <a:pt x="37632" y="194441"/>
                                        <a:pt x="0" y="156809"/>
                                        <a:pt x="0" y="110441"/>
                                      </a:cubicBezTo>
                                      <a:lnTo>
                                        <a:pt x="0" y="96000"/>
                                      </a:lnTo>
                                      <a:cubicBezTo>
                                        <a:pt x="0" y="43008"/>
                                        <a:pt x="43008" y="0"/>
                                        <a:pt x="96000" y="0"/>
                                      </a:cubicBezTo>
                                      <a:lnTo>
                                        <a:pt x="218620" y="0"/>
                                      </a:lnTo>
                                    </a:path>
                                  </a:pathLst>
                                </a:custGeom>
                                <a:noFill/>
                                <a:ln w="6000" cap="rnd">
                                  <a:solidFill>
                                    <a:srgbClr val="191919"/>
                                  </a:solidFill>
                                  <a:tailEnd type="triangle" w="med" len="med"/>
                                </a:ln>
                              </wps:spPr>
                              <wps:bodyPr/>
                            </wps:wsp>
                            <wps:wsp>
                              <wps:cNvPr id="30" name="Text 27"/>
                              <wps:cNvSpPr txBox="1"/>
                              <wps:spPr>
                                <a:xfrm>
                                  <a:off x="226680" y="1935000"/>
                                  <a:ext cx="384000" cy="840000"/>
                                </a:xfrm>
                                <a:prstGeom prst="rect">
                                  <a:avLst/>
                                </a:prstGeom>
                                <a:noFill/>
                              </wps:spPr>
                              <wps:txbx>
                                <w:txbxContent>
                                  <w:p w14:paraId="6F578144">
                                    <w:pPr>
                                      <w:keepNext w:val="0"/>
                                      <w:keepLines w:val="0"/>
                                      <w:snapToGrid w:val="0"/>
                                      <w:spacing w:before="0" w:beforeAutospacing="0" w:after="0" w:afterAutospacing="0" w:line="200" w:lineRule="auto"/>
                                      <w:ind w:firstLine="883"/>
                                      <w:jc w:val="center"/>
                                      <w:rPr>
                                        <w:ins w:id="792" w:author="rwy" w:date="2025-09-09T13:36:05Z"/>
                                        <w:rFonts w:ascii="微软雅黑" w:hAnsi="微软雅黑" w:eastAsia="微软雅黑"/>
                                        <w:color w:val="000000"/>
                                        <w:sz w:val="11"/>
                                        <w:szCs w:val="11"/>
                                      </w:rPr>
                                    </w:pPr>
                                    <w:ins w:id="793" w:author="rwy" w:date="2025-09-09T13:36:05Z">
                                      <w:r>
                                        <w:rPr>
                                          <w:rFonts w:ascii="宋体" w:hAnsi="宋体" w:eastAsia="宋体"/>
                                          <w:color w:val="191919"/>
                                          <w:sz w:val="24"/>
                                          <w:szCs w:val="24"/>
                                          <w:shd w:val="clear" w:color="auto" w:fill="FFFFFF"/>
                                        </w:rPr>
                                        <w:t>超时</w:t>
                                      </w:r>
                                    </w:ins>
                                  </w:p>
                                  <w:p w14:paraId="13248F0A">
                                    <w:pPr>
                                      <w:keepNext w:val="0"/>
                                      <w:keepLines w:val="0"/>
                                      <w:snapToGrid w:val="0"/>
                                      <w:spacing w:before="0" w:beforeAutospacing="0" w:after="0" w:afterAutospacing="0" w:line="200" w:lineRule="auto"/>
                                      <w:ind w:firstLine="883"/>
                                      <w:jc w:val="center"/>
                                      <w:rPr>
                                        <w:ins w:id="794" w:author="rwy" w:date="2025-09-09T13:36:05Z"/>
                                        <w:rFonts w:ascii="微软雅黑" w:hAnsi="微软雅黑" w:eastAsia="微软雅黑"/>
                                        <w:color w:val="000000"/>
                                        <w:sz w:val="11"/>
                                        <w:szCs w:val="11"/>
                                      </w:rPr>
                                    </w:pPr>
                                    <w:ins w:id="795" w:author="rwy" w:date="2025-09-09T13:36:05Z">
                                      <w:r>
                                        <w:rPr>
                                          <w:rFonts w:ascii="宋体" w:hAnsi="宋体" w:eastAsia="宋体"/>
                                          <w:color w:val="191919"/>
                                          <w:sz w:val="24"/>
                                          <w:szCs w:val="24"/>
                                          <w:shd w:val="clear" w:color="auto" w:fill="FFFFFF"/>
                                        </w:rPr>
                                        <w:t>未确</w:t>
                                      </w:r>
                                    </w:ins>
                                  </w:p>
                                  <w:p w14:paraId="7F37D08D">
                                    <w:pPr>
                                      <w:keepNext w:val="0"/>
                                      <w:keepLines w:val="0"/>
                                      <w:snapToGrid w:val="0"/>
                                      <w:spacing w:before="0" w:beforeAutospacing="0" w:after="0" w:afterAutospacing="0" w:line="200" w:lineRule="auto"/>
                                      <w:ind w:firstLine="883"/>
                                      <w:jc w:val="center"/>
                                      <w:rPr>
                                        <w:ins w:id="796" w:author="rwy" w:date="2025-09-09T13:36:05Z"/>
                                        <w:rFonts w:ascii="微软雅黑" w:hAnsi="微软雅黑" w:eastAsia="微软雅黑"/>
                                        <w:color w:val="000000"/>
                                        <w:sz w:val="11"/>
                                        <w:szCs w:val="11"/>
                                      </w:rPr>
                                    </w:pPr>
                                    <w:ins w:id="797" w:author="rwy" w:date="2025-09-09T13:36:05Z">
                                      <w:r>
                                        <w:rPr>
                                          <w:rFonts w:ascii="宋体" w:hAnsi="宋体" w:eastAsia="宋体"/>
                                          <w:color w:val="191919"/>
                                          <w:sz w:val="24"/>
                                          <w:szCs w:val="24"/>
                                          <w:shd w:val="clear" w:color="auto" w:fill="FFFFFF"/>
                                        </w:rPr>
                                        <w:t>认重</w:t>
                                      </w:r>
                                    </w:ins>
                                  </w:p>
                                  <w:p w14:paraId="35907684">
                                    <w:pPr>
                                      <w:keepNext w:val="0"/>
                                      <w:keepLines w:val="0"/>
                                      <w:snapToGrid w:val="0"/>
                                      <w:spacing w:before="0" w:beforeAutospacing="0" w:after="0" w:afterAutospacing="0" w:line="200" w:lineRule="auto"/>
                                      <w:ind w:firstLine="883"/>
                                      <w:jc w:val="center"/>
                                      <w:rPr>
                                        <w:ins w:id="798" w:author="rwy" w:date="2025-09-09T13:36:05Z"/>
                                        <w:rFonts w:ascii="微软雅黑" w:hAnsi="微软雅黑" w:eastAsia="微软雅黑"/>
                                        <w:color w:val="000000"/>
                                        <w:sz w:val="11"/>
                                        <w:szCs w:val="11"/>
                                      </w:rPr>
                                    </w:pPr>
                                    <w:ins w:id="799" w:author="rwy" w:date="2025-09-09T13:36:05Z">
                                      <w:r>
                                        <w:rPr>
                                          <w:rFonts w:ascii="宋体" w:hAnsi="宋体" w:eastAsia="宋体"/>
                                          <w:color w:val="191919"/>
                                          <w:sz w:val="24"/>
                                          <w:szCs w:val="24"/>
                                          <w:shd w:val="clear" w:color="auto" w:fill="FFFFFF"/>
                                        </w:rPr>
                                        <w:t>试</w:t>
                                      </w:r>
                                    </w:ins>
                                  </w:p>
                                </w:txbxContent>
                              </wps:txbx>
                              <wps:bodyPr wrap="square" lIns="22860" tIns="22860" rIns="22860" bIns="22860" rtlCol="0" anchor="ctr"/>
                            </wps:wsp>
                          </wpg:grpSp>
                          <wps:wsp>
                            <wps:cNvPr id="136" name="ConnectLine"/>
                            <wps:cNvSpPr/>
                            <wps:spPr>
                              <a:xfrm>
                                <a:off x="2500680" y="1095000"/>
                                <a:ext cx="6000" cy="1287000"/>
                              </a:xfrm>
                              <a:custGeom>
                                <a:avLst/>
                                <a:gdLst/>
                                <a:ahLst/>
                                <a:cxnLst/>
                                <a:rect l="l" t="t" r="r" b="b"/>
                                <a:pathLst>
                                  <a:path w="6000" h="1287000" fill="none">
                                    <a:moveTo>
                                      <a:pt x="0" y="1287000"/>
                                    </a:moveTo>
                                    <a:lnTo>
                                      <a:pt x="0" y="0"/>
                                    </a:lnTo>
                                  </a:path>
                                </a:pathLst>
                              </a:custGeom>
                              <a:noFill/>
                              <a:ln w="6000" cap="flat">
                                <a:solidFill>
                                  <a:srgbClr val="191919"/>
                                </a:solidFill>
                                <a:tailEnd type="triangle" w="med" len="med"/>
                              </a:ln>
                            </wps:spPr>
                            <wps:bodyPr/>
                          </wps:wsp>
                          <wpg:grpSp>
                            <wpg:cNvPr id="31" name="Group 28"/>
                            <wpg:cNvGrpSpPr/>
                            <wpg:grpSpPr>
                              <a:xfrm>
                                <a:off x="2541120" y="1842000"/>
                                <a:ext cx="720000" cy="654000"/>
                                <a:chOff x="2541120" y="1842000"/>
                                <a:chExt cx="720000" cy="654000"/>
                              </a:xfrm>
                            </wpg:grpSpPr>
                            <wps:wsp>
                              <wps:cNvPr id="137" name="Rectangle"/>
                              <wps:cNvSpPr/>
                              <wps:spPr>
                                <a:xfrm>
                                  <a:off x="2541120" y="1842000"/>
                                  <a:ext cx="720000" cy="654000"/>
                                </a:xfrm>
                                <a:custGeom>
                                  <a:avLst/>
                                  <a:gdLst/>
                                  <a:ahLst/>
                                  <a:cxnLst/>
                                  <a:rect l="l" t="t" r="r" b="b"/>
                                  <a:pathLst>
                                    <a:path w="720000" h="654000" stroke="0">
                                      <a:moveTo>
                                        <a:pt x="0" y="0"/>
                                      </a:moveTo>
                                      <a:lnTo>
                                        <a:pt x="720000" y="0"/>
                                      </a:lnTo>
                                      <a:lnTo>
                                        <a:pt x="720000" y="654000"/>
                                      </a:lnTo>
                                      <a:lnTo>
                                        <a:pt x="0" y="654000"/>
                                      </a:lnTo>
                                      <a:lnTo>
                                        <a:pt x="0" y="0"/>
                                      </a:lnTo>
                                      <a:close/>
                                    </a:path>
                                    <a:path w="720000" h="654000" fill="none">
                                      <a:moveTo>
                                        <a:pt x="0" y="0"/>
                                      </a:moveTo>
                                      <a:lnTo>
                                        <a:pt x="720000" y="0"/>
                                      </a:lnTo>
                                      <a:lnTo>
                                        <a:pt x="720000" y="654000"/>
                                      </a:lnTo>
                                      <a:lnTo>
                                        <a:pt x="0" y="654000"/>
                                      </a:lnTo>
                                      <a:lnTo>
                                        <a:pt x="0" y="0"/>
                                      </a:lnTo>
                                      <a:close/>
                                    </a:path>
                                  </a:pathLst>
                                </a:custGeom>
                                <a:noFill/>
                                <a:ln w="6000" cap="flat">
                                  <a:noFill/>
                                </a:ln>
                              </wps:spPr>
                              <wps:bodyPr/>
                            </wps:wsp>
                            <wps:wsp>
                              <wps:cNvPr id="32" name="Text 29"/>
                              <wps:cNvSpPr txBox="1"/>
                              <wps:spPr>
                                <a:xfrm>
                                  <a:off x="2541120" y="1842000"/>
                                  <a:ext cx="720000" cy="654000"/>
                                </a:xfrm>
                                <a:prstGeom prst="rect">
                                  <a:avLst/>
                                </a:prstGeom>
                                <a:noFill/>
                              </wps:spPr>
                              <wps:txbx>
                                <w:txbxContent>
                                  <w:p w14:paraId="07D687D7">
                                    <w:pPr>
                                      <w:keepNext w:val="0"/>
                                      <w:keepLines w:val="0"/>
                                      <w:snapToGrid w:val="0"/>
                                      <w:spacing w:before="0" w:beforeAutospacing="0" w:after="0" w:afterAutospacing="0" w:line="200" w:lineRule="auto"/>
                                      <w:ind w:firstLine="883"/>
                                      <w:jc w:val="center"/>
                                      <w:rPr>
                                        <w:ins w:id="800" w:author="rwy" w:date="2025-09-09T13:36:05Z"/>
                                        <w:rFonts w:ascii="微软雅黑" w:hAnsi="微软雅黑" w:eastAsia="微软雅黑"/>
                                        <w:color w:val="000000"/>
                                        <w:sz w:val="11"/>
                                        <w:szCs w:val="11"/>
                                      </w:rPr>
                                    </w:pPr>
                                    <w:ins w:id="801" w:author="rwy" w:date="2025-09-09T13:36:05Z">
                                      <w:r>
                                        <w:rPr>
                                          <w:rFonts w:ascii="宋体" w:hAnsi="宋体" w:eastAsia="宋体"/>
                                          <w:color w:val="191919"/>
                                          <w:sz w:val="24"/>
                                          <w:szCs w:val="24"/>
                                        </w:rPr>
                                        <w:t>收到更高版本号的请求</w:t>
                                      </w:r>
                                    </w:ins>
                                  </w:p>
                                </w:txbxContent>
                              </wps:txbx>
                              <wps:bodyPr wrap="square" lIns="22860" tIns="22860" rIns="22860" bIns="22860" rtlCol="0" anchor="ctr"/>
                            </wps:wsp>
                          </wpg:grpSp>
                        </wpg:wgp>
                      </a:graphicData>
                    </a:graphic>
                  </wp:anchor>
                </w:drawing>
              </mc:Choice>
              <mc:Fallback>
                <w:pict>
                  <v:group id="页-1" o:spid="_x0000_s1026" o:spt="203" style="position:absolute;left:0pt;margin-left:19.1pt;margin-top:-564.35pt;height:250.85pt;width:383.6pt;z-index:251660288;mso-width-relative:page;mso-height-relative:page;" coordsize="4872000,3186000" o:gfxdata="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">
                    <o:lock v:ext="edit" aspectratio="f"/>
                    <v:group id="Group 2" o:spid="_x0000_s1026" o:spt="203" style="position:absolute;left:2215680;top:525000;height:570000;width:570000;" coordorigin="2215680,525000" coordsize="570000,570000"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shape id="开始" o:spid="_x0000_s1026" o:spt="100" style="position:absolute;left:2215680;top:525000;height:570000;width:570000;" fillcolor="#FFFFFF" filled="t" stroked="t" coordsize="570000,570000" o:gfxdata="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lLItLsAAADc&#10;AAAADwAAAAAAAAABACAAAAAiAAAAZHJzL2Rvd25yZXYueG1sUEsBAhQAFAAAAAgAh07iQDMvBZ47&#10;AAAAOQAAABAAAAAAAAAAAQAgAAAACgEAAGRycy9zaGFwZXhtbC54bWxQSwUGAAAAAAYABgBbAQAA&#10;tAMAAAAA&#10;" path="m0,285000nsc0,127599,127599,0,285000,0c442401,0,570000,127599,570000,285000c570000,442401,442401,570000,285000,570000c127599,570000,0,442401,0,285000xem0,285000nfc0,127599,127599,0,285000,0c442401,0,570000,127599,570000,285000c570000,442401,442401,570000,285000,570000c127599,570000,0,442401,0,285000xe">
                        <v:path o:connectlocs="0,285000;285000,0;570000,285000;285000,570000" o:connectangles="164,247,0,82"/>
                        <v:fill on="t" focussize="0,0"/>
                        <v:stroke weight="0.47244094488189pt" color="#101843" joinstyle="round"/>
                        <v:imagedata o:title=""/>
                        <o:lock v:ext="edit" aspectratio="f"/>
                      </v:shape>
                      <v:shape id="Text 3" o:spid="_x0000_s1026" o:spt="202" type="#_x0000_t202" style="position:absolute;left:2215680;top:525000;height:570000;width:570000;v-text-anchor:middle;" filled="f" stroked="f" coordsize="21600,21600" o:gfxdata="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v79Wb4A&#10;AADaAAAADwAAAAAAAAABACAAAAAiAAAAZHJzL2Rvd25yZXYueG1sUEsBAhQAFAAAAAgAh07iQDMv&#10;BZ47AAAAOQAAABAAAAAAAAAAAQAgAAAADQEAAGRycy9zaGFwZXhtbC54bWxQSwUGAAAAAAYABgBb&#10;AQAAtwMAAAAA&#10;">
                        <v:fill on="f" focussize="0,0"/>
                        <v:stroke on="f"/>
                        <v:imagedata o:title=""/>
                        <o:lock v:ext="edit" aspectratio="f"/>
                        <v:textbox inset="0.635mm,0.635mm,0.635mm,0.635mm">
                          <w:txbxContent>
                            <w:p w14:paraId="40E2A139">
                              <w:pPr>
                                <w:keepNext w:val="0"/>
                                <w:keepLines w:val="0"/>
                                <w:snapToGrid w:val="0"/>
                                <w:spacing w:before="0" w:beforeAutospacing="0" w:after="0" w:afterAutospacing="0" w:line="200" w:lineRule="auto"/>
                                <w:ind w:firstLine="883"/>
                                <w:jc w:val="center"/>
                                <w:rPr>
                                  <w:ins w:id="802" w:author="rwy" w:date="2025-09-09T13:36:05Z"/>
                                  <w:rFonts w:hint="eastAsia" w:ascii="微软雅黑" w:hAnsi="微软雅黑" w:eastAsia="宋体"/>
                                  <w:color w:val="000000"/>
                                  <w:sz w:val="11"/>
                                  <w:szCs w:val="11"/>
                                  <w:lang w:eastAsia="zh-CN"/>
                                </w:rPr>
                              </w:pPr>
                              <w:ins w:id="803" w:author="rwy" w:date="2025-09-09T13:36:05Z">
                                <w:del w:id="804" w:author="rwy" w:date="2025-09-08T12:19:32Z">
                                  <w:r>
                                    <w:rPr>
                                      <w:rFonts w:ascii="宋体" w:hAnsi="宋体" w:eastAsia="宋体"/>
                                      <w:color w:val="191919"/>
                                      <w:sz w:val="24"/>
                                      <w:szCs w:val="24"/>
                                    </w:rPr>
                                    <w:delText>Dirty</w:delText>
                                  </w:r>
                                </w:del>
                              </w:ins>
                              <w:ins w:id="805" w:author="rwy" w:date="2025-09-09T13:36:05Z">
                                <w:r>
                                  <w:rPr>
                                    <w:rFonts w:hint="eastAsia" w:ascii="宋体" w:hAnsi="宋体"/>
                                    <w:color w:val="191919"/>
                                    <w:sz w:val="24"/>
                                    <w:szCs w:val="24"/>
                                    <w:lang w:eastAsia="zh-CN"/>
                                  </w:rPr>
                                  <w:t>Uncommitted</w:t>
                                </w:r>
                              </w:ins>
                            </w:p>
                          </w:txbxContent>
                        </v:textbox>
                      </v:shape>
                    </v:group>
                    <v:group id="Group 4" o:spid="_x0000_s1026" o:spt="203" style="position:absolute;left:625680;top:1545000;height:798000;width:798000;" coordorigin="625680,1545000" coordsize="798000,798000"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开始" o:spid="_x0000_s1026" o:spt="100" style="position:absolute;left:625680;top:1545000;height:798000;width:798000;" fillcolor="#FFFFFF" filled="t" stroked="t" coordsize="798000,798000" o:gfxdata="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bdTeugAAANwA&#10;AAAPAAAAAAAAAAEAIAAAACIAAABkcnMvZG93bnJldi54bWxQSwECFAAUAAAACACHTuJAMy8FnjsA&#10;AAA5AAAAEAAAAAAAAAABACAAAAAJAQAAZHJzL3NoYXBleG1sLnhtbFBLBQYAAAAABgAGAFsBAACz&#10;AwAAAAA=&#10;" path="m0,399000nsc0,178639,178639,0,399000,0c619362,0,798000,178639,798000,399000c798000,619362,619362,798000,399000,798000c178639,798000,0,619362,0,399000xem0,399000nfc0,178639,178639,0,399000,0c619362,0,798000,178639,798000,399000c798000,619362,619362,798000,399000,798000c178639,798000,0,619362,0,399000xe">
                        <v:path o:connectlocs="0,399000;399000,0;798000,399000;399000,798000" o:connectangles="164,247,0,82"/>
                        <v:fill on="t" focussize="0,0"/>
                        <v:stroke weight="0.47244094488189pt" color="#101843" joinstyle="round"/>
                        <v:imagedata o:title=""/>
                        <o:lock v:ext="edit" aspectratio="f"/>
                      </v:shape>
                      <v:shape id="Text 5" o:spid="_x0000_s1026" o:spt="202" type="#_x0000_t202" style="position:absolute;left:625680;top:1545000;height:798000;width:798000;v-text-anchor:middle;" filled="f" stroked="f" coordsize="21600,21600" o:gfxdata="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YMa1vQAA&#10;ANoAAAAPAAAAAAAAAAEAIAAAACIAAABkcnMvZG93bnJldi54bWxQSwECFAAUAAAACACHTuJAMy8F&#10;njsAAAA5AAAAEAAAAAAAAAABACAAAAAMAQAAZHJzL3NoYXBleG1sLnhtbFBLBQYAAAAABgAGAFsB&#10;AAC2AwAAAAA=&#10;">
                        <v:fill on="f" focussize="0,0"/>
                        <v:stroke on="f"/>
                        <v:imagedata o:title=""/>
                        <o:lock v:ext="edit" aspectratio="f"/>
                        <v:textbox inset="0.635mm,0.635mm,0.635mm,0.635mm">
                          <w:txbxContent>
                            <w:p w14:paraId="067C682F">
                              <w:pPr>
                                <w:keepNext w:val="0"/>
                                <w:keepLines w:val="0"/>
                                <w:snapToGrid w:val="0"/>
                                <w:spacing w:before="0" w:beforeAutospacing="0" w:after="0" w:afterAutospacing="0" w:line="200" w:lineRule="auto"/>
                                <w:ind w:firstLine="883"/>
                                <w:jc w:val="center"/>
                                <w:rPr>
                                  <w:ins w:id="806" w:author="rwy" w:date="2025-09-09T13:36:05Z"/>
                                  <w:rFonts w:ascii="微软雅黑" w:hAnsi="微软雅黑" w:eastAsia="微软雅黑"/>
                                  <w:color w:val="000000"/>
                                  <w:sz w:val="11"/>
                                  <w:szCs w:val="11"/>
                                </w:rPr>
                              </w:pPr>
                              <w:ins w:id="807" w:author="rwy" w:date="2025-09-09T13:36:05Z">
                                <w:del w:id="808" w:author="rwy" w:date="2025-09-08T12:19:43Z">
                                  <w:r>
                                    <w:rPr>
                                      <w:rFonts w:ascii="宋体" w:hAnsi="宋体" w:eastAsia="宋体"/>
                                      <w:color w:val="191919"/>
                                      <w:sz w:val="24"/>
                                      <w:szCs w:val="24"/>
                                    </w:rPr>
                                    <w:delText>Pending</w:delText>
                                  </w:r>
                                </w:del>
                              </w:ins>
                              <w:ins w:id="809" w:author="rwy" w:date="2025-09-09T13:36:05Z">
                                <w:r>
                                  <w:rPr>
                                    <w:rFonts w:hint="eastAsia" w:ascii="宋体" w:hAnsi="宋体"/>
                                    <w:color w:val="191919"/>
                                    <w:sz w:val="24"/>
                                    <w:szCs w:val="24"/>
                                    <w:lang w:eastAsia="zh-CN"/>
                                  </w:rPr>
                                  <w:t>Committing</w:t>
                                </w:r>
                              </w:ins>
                              <w:ins w:id="810" w:author="rwy" w:date="2025-09-09T13:36:05Z">
                                <w:r>
                                  <w:rPr>
                                    <w:rFonts w:ascii="宋体" w:hAnsi="宋体" w:eastAsia="宋体"/>
                                    <w:color w:val="191919"/>
                                    <w:sz w:val="24"/>
                                    <w:szCs w:val="24"/>
                                  </w:rPr>
                                  <w:t>_chain</w:t>
                                </w:r>
                              </w:ins>
                            </w:p>
                          </w:txbxContent>
                        </v:textbox>
                      </v:shape>
                    </v:group>
                    <v:group id="Group 6" o:spid="_x0000_s1026" o:spt="203" style="position:absolute;left:3406680;top:1545000;height:798000;width:798000;" coordorigin="3406680,1545000" coordsize="798000,798000"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shape id="开始" o:spid="_x0000_s1026" o:spt="100" style="position:absolute;left:3406680;top:1545000;height:798000;width:798000;" fillcolor="#FFFFFF" filled="t" stroked="t" coordsize="798000,798000" o:gfxdata="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IXFFugAAANwA&#10;AAAPAAAAAAAAAAEAIAAAACIAAABkcnMvZG93bnJldi54bWxQSwECFAAUAAAACACHTuJAMy8FnjsA&#10;AAA5AAAAEAAAAAAAAAABACAAAAAJAQAAZHJzL3NoYXBleG1sLnhtbFBLBQYAAAAABgAGAFsBAACz&#10;AwAAAAA=&#10;" path="m0,399000nsc0,178639,178639,0,399000,0c619362,0,798000,178639,798000,399000c798000,619362,619362,798000,399000,798000c178639,798000,0,619362,0,399000xem0,399000nfc0,178639,178639,0,399000,0c619362,0,798000,178639,798000,399000c798000,619362,619362,798000,399000,798000c178639,798000,0,619362,0,399000xe">
                        <v:path o:connectlocs="0,399000;399000,0;798000,399000;399000,798000" o:connectangles="164,247,0,82"/>
                        <v:fill on="t" focussize="0,0"/>
                        <v:stroke weight="0.47244094488189pt" color="#101843" joinstyle="round"/>
                        <v:imagedata o:title=""/>
                        <o:lock v:ext="edit" aspectratio="f"/>
                      </v:shape>
                      <v:shape id="Text 7" o:spid="_x0000_s1026" o:spt="202" type="#_x0000_t202" style="position:absolute;left:3406680;top:1545000;height:798000;width:798000;v-text-anchor:middle;" filled="f" stroked="f" coordsize="21600,21600" o:gfxdata="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Ag2e&#10;wAAAANsAAAAPAAAAAAAAAAEAIAAAACIAAABkcnMvZG93bnJldi54bWxQSwECFAAUAAAACACHTuJA&#10;My8FnjsAAAA5AAAAEAAAAAAAAAABACAAAAAPAQAAZHJzL3NoYXBleG1sLnhtbFBLBQYAAAAABgAG&#10;AFsBAAC5AwAAAAA=&#10;">
                        <v:fill on="f" focussize="0,0"/>
                        <v:stroke on="f"/>
                        <v:imagedata o:title=""/>
                        <o:lock v:ext="edit" aspectratio="f"/>
                        <v:textbox inset="0.635mm,0.635mm,0.635mm,0.635mm">
                          <w:txbxContent>
                            <w:p w14:paraId="67C02373">
                              <w:pPr>
                                <w:keepNext w:val="0"/>
                                <w:keepLines w:val="0"/>
                                <w:snapToGrid w:val="0"/>
                                <w:spacing w:before="0" w:beforeAutospacing="0" w:after="0" w:afterAutospacing="0" w:line="200" w:lineRule="auto"/>
                                <w:ind w:firstLine="883"/>
                                <w:jc w:val="center"/>
                                <w:rPr>
                                  <w:ins w:id="811" w:author="rwy" w:date="2025-09-09T13:36:05Z"/>
                                  <w:rFonts w:ascii="微软雅黑" w:hAnsi="微软雅黑" w:eastAsia="微软雅黑"/>
                                  <w:color w:val="000000"/>
                                  <w:sz w:val="11"/>
                                  <w:szCs w:val="11"/>
                                </w:rPr>
                              </w:pPr>
                              <w:ins w:id="812" w:author="rwy" w:date="2025-09-09T13:36:05Z">
                                <w:del w:id="813" w:author="rwy" w:date="2025-09-08T12:19:43Z">
                                  <w:r>
                                    <w:rPr>
                                      <w:rFonts w:ascii="宋体" w:hAnsi="宋体" w:eastAsia="宋体"/>
                                      <w:color w:val="191919"/>
                                      <w:sz w:val="24"/>
                                      <w:szCs w:val="24"/>
                                    </w:rPr>
                                    <w:delText>Pending</w:delText>
                                  </w:r>
                                </w:del>
                              </w:ins>
                              <w:ins w:id="814" w:author="rwy" w:date="2025-09-09T13:36:05Z">
                                <w:r>
                                  <w:rPr>
                                    <w:rFonts w:hint="eastAsia" w:ascii="宋体" w:hAnsi="宋体"/>
                                    <w:color w:val="191919"/>
                                    <w:sz w:val="24"/>
                                    <w:szCs w:val="24"/>
                                    <w:lang w:eastAsia="zh-CN"/>
                                  </w:rPr>
                                  <w:t>Committing</w:t>
                                </w:r>
                              </w:ins>
                              <w:ins w:id="815" w:author="rwy" w:date="2025-09-09T13:36:05Z">
                                <w:r>
                                  <w:rPr>
                                    <w:rFonts w:ascii="宋体" w:hAnsi="宋体" w:eastAsia="宋体"/>
                                    <w:color w:val="191919"/>
                                    <w:sz w:val="24"/>
                                    <w:szCs w:val="24"/>
                                  </w:rPr>
                                  <w:t>_star</w:t>
                                </w:r>
                              </w:ins>
                            </w:p>
                          </w:txbxContent>
                        </v:textbox>
                      </v:shape>
                    </v:group>
                    <v:group id="Group 8" o:spid="_x0000_s1026" o:spt="203" style="position:absolute;left:2215680;top:2382000;height:570000;width:570000;" coordorigin="2215680,2382000" coordsize="570000,570000"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开始" o:spid="_x0000_s1026" o:spt="100" style="position:absolute;left:2215680;top:2382000;height:570000;width:570000;" fillcolor="#FFFFFF" filled="t" stroked="t" coordsize="570000,570000" o:gfxdata="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VrLLsAAADc&#10;AAAADwAAAAAAAAABACAAAAAiAAAAZHJzL2Rvd25yZXYueG1sUEsBAhQAFAAAAAgAh07iQDMvBZ47&#10;AAAAOQAAABAAAAAAAAAAAQAgAAAACgEAAGRycy9zaGFwZXhtbC54bWxQSwUGAAAAAAYABgBbAQAA&#10;tAMAAAAA&#10;" path="m0,285000nsc0,127599,127599,0,285000,0c442401,0,570000,127599,570000,285000c570000,442401,442401,570000,285000,570000c127599,570000,0,442401,0,285000xem0,285000nfc0,127599,127599,0,285000,0c442401,0,570000,127599,570000,285000c570000,442401,442401,570000,285000,570000c127599,570000,0,442401,0,285000xe">
                        <v:path o:connectlocs="0,285000;285000,0;570000,285000;285000,570000" o:connectangles="164,247,0,82"/>
                        <v:fill on="t" focussize="0,0"/>
                        <v:stroke weight="0.47244094488189pt" color="#101843" joinstyle="round"/>
                        <v:imagedata o:title=""/>
                        <o:lock v:ext="edit" aspectratio="f"/>
                      </v:shape>
                      <v:shape id="Text 9" o:spid="_x0000_s1026" o:spt="202" type="#_x0000_t202" style="position:absolute;left:2215680;top:2382000;height:570000;width:570000;v-text-anchor:middle;" filled="f" stroked="f" coordsize="21600,21600" o:gfxdata="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cNnK8AAAA&#10;2wAAAA8AAAAAAAAAAQAgAAAAIgAAAGRycy9kb3ducmV2LnhtbFBLAQIUABQAAAAIAIdO4kAzLwWe&#10;OwAAADkAAAAQAAAAAAAAAAEAIAAAAAsBAABkcnMvc2hhcGV4bWwueG1sUEsFBgAAAAAGAAYAWwEA&#10;ALUDAAAAAA==&#10;">
                        <v:fill on="f" focussize="0,0"/>
                        <v:stroke on="f"/>
                        <v:imagedata o:title=""/>
                        <o:lock v:ext="edit" aspectratio="f"/>
                        <v:textbox inset="0.635mm,0.635mm,0.635mm,0.635mm">
                          <w:txbxContent>
                            <w:p w14:paraId="057FAFDB">
                              <w:pPr>
                                <w:keepNext w:val="0"/>
                                <w:keepLines w:val="0"/>
                                <w:snapToGrid w:val="0"/>
                                <w:spacing w:before="0" w:beforeAutospacing="0" w:after="0" w:afterAutospacing="0" w:line="200" w:lineRule="auto"/>
                                <w:ind w:firstLine="883"/>
                                <w:jc w:val="center"/>
                                <w:rPr>
                                  <w:ins w:id="816" w:author="rwy" w:date="2025-09-09T13:36:05Z"/>
                                  <w:rFonts w:hint="eastAsia" w:ascii="微软雅黑" w:hAnsi="微软雅黑" w:eastAsia="宋体"/>
                                  <w:color w:val="000000"/>
                                  <w:sz w:val="11"/>
                                  <w:szCs w:val="11"/>
                                  <w:lang w:eastAsia="zh-CN"/>
                                </w:rPr>
                              </w:pPr>
                              <w:ins w:id="817" w:author="rwy" w:date="2025-09-09T13:36:05Z">
                                <w:del w:id="818" w:author="rwy" w:date="2025-09-08T12:19:13Z">
                                  <w:r>
                                    <w:rPr>
                                      <w:rFonts w:ascii="宋体" w:hAnsi="宋体" w:eastAsia="宋体"/>
                                      <w:color w:val="191919"/>
                                      <w:sz w:val="24"/>
                                      <w:szCs w:val="24"/>
                                    </w:rPr>
                                    <w:delText>Clean</w:delText>
                                  </w:r>
                                </w:del>
                              </w:ins>
                              <w:ins w:id="819" w:author="rwy" w:date="2025-09-09T13:36:05Z">
                                <w:r>
                                  <w:rPr>
                                    <w:rFonts w:hint="eastAsia" w:ascii="宋体" w:hAnsi="宋体"/>
                                    <w:color w:val="191919"/>
                                    <w:sz w:val="24"/>
                                    <w:szCs w:val="24"/>
                                    <w:lang w:eastAsia="zh-CN"/>
                                  </w:rPr>
                                  <w:t>Committed</w:t>
                                </w:r>
                              </w:ins>
                            </w:p>
                          </w:txbxContent>
                        </v:textbox>
                      </v:shape>
                    </v:group>
                    <v:group id="Group 10" o:spid="_x0000_s1026" o:spt="203" style="position:absolute;left:1024680;top:810000;height:735000;width:1191000;" coordorigin="1024680,810000" coordsize="1191000,735000"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shape id="ConnectLine" o:spid="_x0000_s1026" o:spt="100" style="position:absolute;left:1024680;top:810000;height:735000;width:1191000;" filled="f" stroked="t" coordsize="1191000,735000" o:gfxdata="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HIvyvQAA&#10;ANwAAAAPAAAAAAAAAAEAIAAAACIAAABkcnMvZG93bnJldi54bWxQSwECFAAUAAAACACHTuJAMy8F&#10;njsAAAA5AAAAEAAAAAAAAAABACAAAAAMAQAAZHJzL3NoYXBleG1sLnhtbFBLBQYAAAAABgAGAFsB&#10;AAC2AwAAAAA=&#10;" path="m1191000,0nfl0,735000e">
                        <v:fill on="f" focussize="0,0"/>
                        <v:stroke weight="0.47244094488189pt" color="#191919" joinstyle="round" endcap="round" endarrow="block"/>
                        <v:imagedata o:title=""/>
                        <o:lock v:ext="edit" aspectratio="f"/>
                      </v:shape>
                      <v:shape id="Text 11" o:spid="_x0000_s1026" o:spt="202" type="#_x0000_t202" style="position:absolute;left:707592;top:754901;height:282000;width:1140000;v-text-anchor:middle;" filled="f" stroked="f" coordsize="21600,21600" o:gfxdata="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OQudvQAA&#10;ANsAAAAPAAAAAAAAAAEAIAAAACIAAABkcnMvZG93bnJldi54bWxQSwECFAAUAAAACACHTuJAMy8F&#10;njsAAAA5AAAAEAAAAAAAAAABACAAAAAMAQAAZHJzL3NoYXBleG1sLnhtbFBLBQYAAAAABgAGAFsB&#10;AAC2AwAAAAA=&#10;">
                        <v:fill on="f" focussize="0,0"/>
                        <v:stroke on="f"/>
                        <v:imagedata o:title=""/>
                        <o:lock v:ext="edit" aspectratio="f"/>
                        <v:textbox inset="0.635mm,0.635mm,0.635mm,0.635mm">
                          <w:txbxContent>
                            <w:p w14:paraId="7A896AE7">
                              <w:pPr>
                                <w:keepNext w:val="0"/>
                                <w:keepLines w:val="0"/>
                                <w:snapToGrid w:val="0"/>
                                <w:spacing w:before="0" w:beforeAutospacing="0" w:after="0" w:afterAutospacing="0" w:line="200" w:lineRule="auto"/>
                                <w:ind w:firstLine="883"/>
                                <w:jc w:val="center"/>
                                <w:rPr>
                                  <w:ins w:id="820" w:author="rwy" w:date="2025-09-09T13:36:05Z"/>
                                  <w:rFonts w:ascii="微软雅黑" w:hAnsi="微软雅黑" w:eastAsia="微软雅黑"/>
                                  <w:color w:val="000000"/>
                                  <w:sz w:val="11"/>
                                  <w:szCs w:val="11"/>
                                </w:rPr>
                              </w:pPr>
                              <w:ins w:id="821" w:author="rwy" w:date="2025-09-09T13:36:05Z">
                                <w:r>
                                  <w:rPr>
                                    <w:rFonts w:ascii="宋体" w:hAnsi="宋体" w:eastAsia="宋体"/>
                                    <w:color w:val="191919"/>
                                    <w:sz w:val="24"/>
                                    <w:szCs w:val="24"/>
                                    <w:shd w:val="clear" w:color="auto" w:fill="FFFFFF"/>
                                  </w:rPr>
                                  <w:t>收到chain_ack</w:t>
                                </w:r>
                              </w:ins>
                            </w:p>
                          </w:txbxContent>
                        </v:textbox>
                      </v:shape>
                    </v:group>
                    <v:group id="Group 12" o:spid="_x0000_s1026" o:spt="203" style="position:absolute;left:2785680;top:810000;height:735000;width:1020000;" coordorigin="2785680,810000" coordsize="1020000,735000"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ConnectLine" o:spid="_x0000_s1026" o:spt="100" style="position:absolute;left:2785680;top:810000;height:735000;width:1020000;" filled="f" stroked="t" coordsize="1020000,735000" o:gfxdata="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3hk6vQAA&#10;ANwAAAAPAAAAAAAAAAEAIAAAACIAAABkcnMvZG93bnJldi54bWxQSwECFAAUAAAACACHTuJAMy8F&#10;njsAAAA5AAAAEAAAAAAAAAABACAAAAAMAQAAZHJzL3NoYXBleG1sLnhtbFBLBQYAAAAABgAGAFsB&#10;AAC2AwAAAAA=&#10;" path="m0,0nfl1020000,735000e">
                        <v:fill on="f" focussize="0,0"/>
                        <v:stroke weight="0.47244094488189pt" color="#191919" joinstyle="round" endarrow="block"/>
                        <v:imagedata o:title=""/>
                        <o:lock v:ext="edit" aspectratio="f"/>
                      </v:shape>
                      <v:shape id="Text 13" o:spid="_x0000_s1026" o:spt="202" type="#_x0000_t202" style="position:absolute;left:3321678;top:912426;height:282000;width:1056000;v-text-anchor:middle;" filled="f" stroked="f" coordsize="21600,21600" o:gfxdata="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pzBxvQAA&#10;ANsAAAAPAAAAAAAAAAEAIAAAACIAAABkcnMvZG93bnJldi54bWxQSwECFAAUAAAACACHTuJAMy8F&#10;njsAAAA5AAAAEAAAAAAAAAABACAAAAAMAQAAZHJzL3NoYXBleG1sLnhtbFBLBQYAAAAABgAGAFsB&#10;AAC2AwAAAAA=&#10;">
                        <v:fill on="f" focussize="0,0"/>
                        <v:stroke on="f"/>
                        <v:imagedata o:title=""/>
                        <o:lock v:ext="edit" aspectratio="f"/>
                        <v:textbox inset="0.635mm,0.635mm,0.635mm,0.635mm">
                          <w:txbxContent>
                            <w:p w14:paraId="5553AAF1">
                              <w:pPr>
                                <w:keepNext w:val="0"/>
                                <w:keepLines w:val="0"/>
                                <w:snapToGrid w:val="0"/>
                                <w:spacing w:before="0" w:beforeAutospacing="0" w:after="0" w:afterAutospacing="0" w:line="200" w:lineRule="auto"/>
                                <w:ind w:firstLine="883"/>
                                <w:jc w:val="center"/>
                                <w:rPr>
                                  <w:ins w:id="822" w:author="rwy" w:date="2025-09-09T13:36:05Z"/>
                                  <w:rFonts w:ascii="微软雅黑" w:hAnsi="微软雅黑" w:eastAsia="微软雅黑"/>
                                  <w:color w:val="000000"/>
                                  <w:sz w:val="11"/>
                                  <w:szCs w:val="11"/>
                                </w:rPr>
                              </w:pPr>
                              <w:ins w:id="823" w:author="rwy" w:date="2025-09-09T13:36:05Z">
                                <w:r>
                                  <w:rPr>
                                    <w:rFonts w:ascii="宋体" w:hAnsi="宋体" w:eastAsia="宋体"/>
                                    <w:color w:val="191919"/>
                                    <w:sz w:val="24"/>
                                    <w:szCs w:val="24"/>
                                    <w:shd w:val="clear" w:color="auto" w:fill="FFFFFF"/>
                                  </w:rPr>
                                  <w:t>收到star_ack</w:t>
                                </w:r>
                              </w:ins>
                            </w:p>
                          </w:txbxContent>
                        </v:textbox>
                      </v:shape>
                    </v:group>
                    <v:shape id="ConnectLine" o:spid="_x0000_s1026" o:spt="100" style="position:absolute;left:2431521;top:356538;height:235870;width:253230;" filled="f" stroked="t" coordsize="253230,235870" o:gfxdata="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w9KK8AAAA&#10;3AAAAA8AAAAAAAAAAQAgAAAAIgAAAGRycy9kb3ducmV2LnhtbFBLAQIUABQAAAAIAIdO4kAzLwWe&#10;OwAAADkAAAAQAAAAAAAAAAEAIAAAAAsBAABkcnMvc2hhcGV4bWwueG1sUEsFBgAAAAAGAAYAWwEA&#10;ALUDAAAAAA==&#10;" path="m0,176911nfl0,84000c0,37632,37632,0,84000,0l139230,0c202158,0,253230,51072,253230,114000l253230,235870e">
                      <v:fill on="f" focussize="0,0"/>
                      <v:stroke weight="0.47244094488189pt" color="#191919" joinstyle="round" endcap="round" endarrow="block"/>
                      <v:imagedata o:title=""/>
                      <o:lock v:ext="edit" aspectratio="f"/>
                    </v:shape>
                    <v:group id="Group 14" o:spid="_x0000_s1026" o:spt="203" style="position:absolute;left:2704680;top:228000;height:468000;width:720000;" coordorigin="2704680,228000" coordsize="720000,468000"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Rectangle" o:spid="_x0000_s1026" o:spt="100" style="position:absolute;left:2704680;top:228000;height:468000;width:720000;" filled="f" stroked="f" coordsize="720000,468000" o:gfxdata="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D2l+8AAAA&#10;3AAAAA8AAAAAAAAAAQAgAAAAIgAAAGRycy9kb3ducmV2LnhtbFBLAQIUABQAAAAIAIdO4kAzLwWe&#10;OwAAADkAAAAQAAAAAAAAAAEAIAAAAAsBAABkcnMvc2hhcGV4bWwueG1sUEsFBgAAAAAGAAYAWwEA&#10;ALUDAAAAAA==&#10;" path="m0,0nsl720000,0,720000,468000,0,468000,0,0xem0,0nfl720000,0,720000,468000,0,468000,0,0xe">
                        <v:path o:connectlocs="360000,468000" o:connectangles="82"/>
                        <v:fill on="f" focussize="0,0"/>
                        <v:stroke on="f" weight="0.47244094488189pt"/>
                        <v:imagedata o:title=""/>
                        <o:lock v:ext="edit" aspectratio="f"/>
                      </v:shape>
                      <v:shape id="Text 15" o:spid="_x0000_s1026" o:spt="202" type="#_x0000_t202" style="position:absolute;left:2704680;top:228000;height:468000;width:720000;v-text-anchor:middle;" filled="f" stroked="f" coordsize="21600,21600" o:gfxdata="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dAGY&#10;wAAAANsAAAAPAAAAAAAAAAEAIAAAACIAAABkcnMvZG93bnJldi54bWxQSwECFAAUAAAACACHTuJA&#10;My8FnjsAAAA5AAAAEAAAAAAAAAABACAAAAAPAQAAZHJzL3NoYXBleG1sLnhtbFBLBQYAAAAABgAG&#10;AFsBAAC5AwAAAAA=&#10;">
                        <v:fill on="f" focussize="0,0"/>
                        <v:stroke on="f"/>
                        <v:imagedata o:title=""/>
                        <o:lock v:ext="edit" aspectratio="f"/>
                        <v:textbox inset="0.635mm,0.635mm,0.635mm,0.635mm">
                          <w:txbxContent>
                            <w:p w14:paraId="05F1C910">
                              <w:pPr>
                                <w:keepNext w:val="0"/>
                                <w:keepLines w:val="0"/>
                                <w:snapToGrid w:val="0"/>
                                <w:spacing w:before="0" w:beforeAutospacing="0" w:after="0" w:afterAutospacing="0" w:line="200" w:lineRule="auto"/>
                                <w:ind w:firstLine="883"/>
                                <w:jc w:val="center"/>
                                <w:rPr>
                                  <w:ins w:id="824" w:author="rwy" w:date="2025-09-09T13:36:05Z"/>
                                  <w:rFonts w:ascii="微软雅黑" w:hAnsi="微软雅黑" w:eastAsia="微软雅黑"/>
                                  <w:color w:val="000000"/>
                                  <w:sz w:val="11"/>
                                  <w:szCs w:val="11"/>
                                </w:rPr>
                              </w:pPr>
                              <w:ins w:id="825" w:author="rwy" w:date="2025-09-09T13:36:05Z">
                                <w:r>
                                  <w:rPr>
                                    <w:rFonts w:ascii="宋体" w:hAnsi="宋体" w:eastAsia="宋体"/>
                                    <w:color w:val="191919"/>
                                    <w:sz w:val="24"/>
                                    <w:szCs w:val="24"/>
                                  </w:rPr>
                                  <w:t>超时未确认重试</w:t>
                                </w:r>
                              </w:ins>
                            </w:p>
                          </w:txbxContent>
                        </v:textbox>
                      </v:shape>
                    </v:group>
                    <v:shape id="ConnectLine" o:spid="_x0000_s1026" o:spt="100" style="position:absolute;left:1024680;top:2343000;height:324000;width:1191000;" filled="f" stroked="t" coordsize="1191000,324000" o:gfxdata="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BabdLsAAADc&#10;AAAADwAAAAAAAAABACAAAAAiAAAAZHJzL2Rvd25yZXYueG1sUEsBAhQAFAAAAAgAh07iQDMvBZ47&#10;AAAAOQAAABAAAAAAAAAAAQAgAAAACgEAAGRycy9zaGFwZXhtbC54bWxQSwUGAAAAAAYABgBbAQAA&#10;tAMAAAAA&#10;" path="m0,0nfl1191000,324000e">
                      <v:fill on="f" focussize="0,0"/>
                      <v:stroke weight="0.47244094488189pt" color="#191919" joinstyle="round" endcap="round" endarrow="block"/>
                      <v:imagedata o:title=""/>
                      <o:lock v:ext="edit" aspectratio="f"/>
                    </v:shape>
                    <v:group id="Group 16" o:spid="_x0000_s1026" o:spt="203" style="position:absolute;left:972120;top:2553000;height:342000;width:1155000;" coordorigin="972120,2553000" coordsize="1155000,342000"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shape id="Rectangle" o:spid="_x0000_s1026" o:spt="100" style="position:absolute;left:972120;top:2553000;height:342000;width:1155000;" filled="f" stroked="f" coordsize="1155000,342000" o:gfxdata="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aJUa/&#10;AAAA3AAAAA8AAAAAAAAAAQAgAAAAIgAAAGRycy9kb3ducmV2LnhtbFBLAQIUABQAAAAIAIdO4kAz&#10;LwWeOwAAADkAAAAQAAAAAAAAAAEAIAAAAA4BAABkcnMvc2hhcGV4bWwueG1sUEsFBgAAAAAGAAYA&#10;WwEAALgDAAAAAA==&#10;" path="m0,0nsl1155000,0,1155000,342000,0,342000,0,0xem0,0nfl1155000,0,1155000,342000,0,342000,0,0xe">
                        <v:path o:connectlocs="1155000,171000" o:connectangles="0"/>
                        <v:fill on="f" focussize="0,0"/>
                        <v:stroke on="f" weight="0.47244094488189pt"/>
                        <v:imagedata o:title=""/>
                        <o:lock v:ext="edit" aspectratio="f"/>
                      </v:shape>
                      <v:shape id="Text 17" o:spid="_x0000_s1026" o:spt="202" type="#_x0000_t202" style="position:absolute;left:972120;top:2553000;height:342000;width:1155000;v-text-anchor:middle;" filled="f" stroked="f" coordsize="21600,21600" o:gfxdata="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uxyO8AAAA&#10;2wAAAA8AAAAAAAAAAQAgAAAAIgAAAGRycy9kb3ducmV2LnhtbFBLAQIUABQAAAAIAIdO4kAzLwWe&#10;OwAAADkAAAAQAAAAAAAAAAEAIAAAAAsBAABkcnMvc2hhcGV4bWwueG1sUEsFBgAAAAAGAAYAWwEA&#10;ALUDAAAAAA==&#10;">
                        <v:fill on="f" focussize="0,0"/>
                        <v:stroke on="f"/>
                        <v:imagedata o:title=""/>
                        <o:lock v:ext="edit" aspectratio="f"/>
                        <v:textbox inset="0.635mm,0.635mm,0.635mm,0.635mm">
                          <w:txbxContent>
                            <w:p w14:paraId="2C10CD91">
                              <w:pPr>
                                <w:keepNext w:val="0"/>
                                <w:keepLines w:val="0"/>
                                <w:snapToGrid w:val="0"/>
                                <w:spacing w:before="0" w:beforeAutospacing="0" w:after="0" w:afterAutospacing="0" w:line="200" w:lineRule="auto"/>
                                <w:ind w:firstLine="883"/>
                                <w:jc w:val="center"/>
                                <w:rPr>
                                  <w:ins w:id="826" w:author="rwy" w:date="2025-09-09T13:36:05Z"/>
                                  <w:rFonts w:ascii="微软雅黑" w:hAnsi="微软雅黑" w:eastAsia="微软雅黑"/>
                                  <w:color w:val="000000"/>
                                  <w:sz w:val="11"/>
                                  <w:szCs w:val="11"/>
                                </w:rPr>
                              </w:pPr>
                              <w:ins w:id="827" w:author="rwy" w:date="2025-09-09T13:36:05Z">
                                <w:r>
                                  <w:rPr>
                                    <w:rFonts w:ascii="宋体" w:hAnsi="宋体" w:eastAsia="宋体"/>
                                    <w:color w:val="191919"/>
                                    <w:sz w:val="24"/>
                                    <w:szCs w:val="24"/>
                                  </w:rPr>
                                  <w:t>收到star_ack</w:t>
                                </w:r>
                              </w:ins>
                            </w:p>
                          </w:txbxContent>
                        </v:textbox>
                      </v:shape>
                    </v:group>
                    <v:group id="Group 18" o:spid="_x0000_s1026" o:spt="203" style="position:absolute;left:2785680;top:2343000;height:324000;width:1020000;" coordorigin="2785680,2343000" coordsize="1020000,324000"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f"/>
                      <v:shape id="ConnectLine" o:spid="_x0000_s1026" o:spt="100" style="position:absolute;left:2785680;top:2343000;height:324000;width:1020000;" filled="f" stroked="t" coordsize="1020000,324000" o:gfxdata="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vCGy8AAAA&#10;3AAAAA8AAAAAAAAAAQAgAAAAIgAAAGRycy9kb3ducmV2LnhtbFBLAQIUABQAAAAIAIdO4kAzLwWe&#10;OwAAADkAAAAQAAAAAAAAAAEAIAAAAAsBAABkcnMvc2hhcGV4bWwueG1sUEsFBgAAAAAGAAYAWwEA&#10;ALUDAAAAAA==&#10;" path="m1020000,0nfl0,324000e">
                        <v:fill on="f" focussize="0,0"/>
                        <v:stroke weight="0.47244094488189pt" color="#191919" joinstyle="round" endcap="round" endarrow="block"/>
                        <v:imagedata o:title=""/>
                        <o:lock v:ext="edit" aspectratio="f"/>
                      </v:shape>
                      <v:shape id="Text 19" o:spid="_x0000_s1026" o:spt="202" type="#_x0000_t202" style="position:absolute;left:2998838;top:2595056;height:282000;width:1140000;v-text-anchor:middle;" filled="f" stroked="f" coordsize="21600,21600" o:gfxdata="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w/M+/&#10;AAAA2wAAAA8AAAAAAAAAAQAgAAAAIgAAAGRycy9kb3ducmV2LnhtbFBLAQIUABQAAAAIAIdO4kAz&#10;LwWeOwAAADkAAAAQAAAAAAAAAAEAIAAAAA4BAABkcnMvc2hhcGV4bWwueG1sUEsFBgAAAAAGAAYA&#10;WwEAALgDAAAAAA==&#10;">
                        <v:fill on="f" focussize="0,0"/>
                        <v:stroke on="f"/>
                        <v:imagedata o:title=""/>
                        <o:lock v:ext="edit" aspectratio="f"/>
                        <v:textbox inset="0.635mm,0.635mm,0.635mm,0.635mm">
                          <w:txbxContent>
                            <w:p w14:paraId="320CDF9C">
                              <w:pPr>
                                <w:keepNext w:val="0"/>
                                <w:keepLines w:val="0"/>
                                <w:snapToGrid w:val="0"/>
                                <w:spacing w:before="0" w:beforeAutospacing="0" w:after="0" w:afterAutospacing="0" w:line="200" w:lineRule="auto"/>
                                <w:ind w:firstLine="883"/>
                                <w:jc w:val="center"/>
                                <w:rPr>
                                  <w:ins w:id="828" w:author="rwy" w:date="2025-09-09T13:36:05Z"/>
                                  <w:rFonts w:ascii="微软雅黑" w:hAnsi="微软雅黑" w:eastAsia="微软雅黑"/>
                                  <w:color w:val="000000"/>
                                  <w:sz w:val="11"/>
                                  <w:szCs w:val="11"/>
                                </w:rPr>
                              </w:pPr>
                              <w:ins w:id="829" w:author="rwy" w:date="2025-09-09T13:36:05Z">
                                <w:r>
                                  <w:rPr>
                                    <w:rFonts w:ascii="宋体" w:hAnsi="宋体" w:eastAsia="宋体"/>
                                    <w:color w:val="191919"/>
                                    <w:sz w:val="24"/>
                                    <w:szCs w:val="24"/>
                                    <w:shd w:val="clear" w:color="auto" w:fill="FFFFFF"/>
                                  </w:rPr>
                                  <w:t>收到chain_ack</w:t>
                                </w:r>
                              </w:ins>
                            </w:p>
                          </w:txbxContent>
                        </v:textbox>
                      </v:shape>
                    </v:group>
                    <v:group id="Group 20" o:spid="_x0000_s1026" o:spt="203" style="position:absolute;left:1337649;top:1009616;height:686868;width:959616;" coordorigin="1337649,1009616" coordsize="959616,686868" o:gfxdata="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zLDF370AAADbAAAADwAAAAAAAAABACAAAAAiAAAAZHJzL2Rvd25yZXYueG1s&#10;UEsBAhQAFAAAAAgAh07iQDMvBZ47AAAAOQAAABUAAAAAAAAAAQAgAAAADAEAAGRycy9ncm91cHNo&#10;YXBleG1sLnhtbFBLBQYAAAAABgAGAGABAADJAwAAAAA=&#10;">
                      <o:lock v:ext="edit" aspectratio="f"/>
                      <v:shape id="ConnectLine" o:spid="_x0000_s1026" o:spt="100" style="position:absolute;left:1337649;top:1009616;height:686868;width:959616;" filled="f" stroked="t" coordsize="959616,686868" o:gfxdata="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9nSCi8AAAA&#10;3AAAAA8AAAAAAAAAAQAgAAAAIgAAAGRycy9kb3ducmV2LnhtbFBLAQIUABQAAAAIAIdO4kAzLwWe&#10;OwAAADkAAAAQAAAAAAAAAAEAIAAAAAsBAABkcnMvc2hhcGV4bWwueG1sUEsFBgAAAAAGAAYAWwEA&#10;ALUDAAAAAA==&#10;" path="m0,686868nfl959616,0e">
                        <v:fill on="f" focussize="0,0"/>
                        <v:stroke weight="0.47244094488189pt" color="#191919" joinstyle="round" endarrow="block"/>
                        <v:imagedata o:title=""/>
                        <o:lock v:ext="edit" aspectratio="f"/>
                      </v:shape>
                      <v:shape id="Text 21" o:spid="_x0000_s1026" o:spt="202" type="#_x0000_t202" style="position:absolute;left:1438863;top:1625774;height:282000;width:1032000;v-text-anchor:middle;" filled="f" stroked="f" coordsize="21600,21600" o:gfxdata="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VcEg&#10;wAAAANsAAAAPAAAAAAAAAAEAIAAAACIAAABkcnMvZG93bnJldi54bWxQSwECFAAUAAAACACHTuJA&#10;My8FnjsAAAA5AAAAEAAAAAAAAAABACAAAAAPAQAAZHJzL3NoYXBleG1sLnhtbFBLBQYAAAAABgAG&#10;AFsBAAC5AwAAAAA=&#10;">
                        <v:fill on="f" focussize="0,0"/>
                        <v:stroke on="f"/>
                        <v:imagedata o:title=""/>
                        <o:lock v:ext="edit" aspectratio="f"/>
                        <v:textbox inset="0.635mm,0.635mm,0.635mm,0.635mm">
                          <w:txbxContent>
                            <w:p w14:paraId="08FDAFFC">
                              <w:pPr>
                                <w:keepNext w:val="0"/>
                                <w:keepLines w:val="0"/>
                                <w:snapToGrid w:val="0"/>
                                <w:spacing w:before="0" w:beforeAutospacing="0" w:after="0" w:afterAutospacing="0" w:line="200" w:lineRule="auto"/>
                                <w:ind w:firstLine="883"/>
                                <w:jc w:val="center"/>
                                <w:rPr>
                                  <w:ins w:id="830" w:author="rwy" w:date="2025-09-09T13:36:05Z"/>
                                  <w:rFonts w:ascii="微软雅黑" w:hAnsi="微软雅黑" w:eastAsia="微软雅黑"/>
                                  <w:color w:val="000000"/>
                                  <w:sz w:val="11"/>
                                  <w:szCs w:val="11"/>
                                </w:rPr>
                              </w:pPr>
                              <w:ins w:id="831" w:author="rwy" w:date="2025-09-09T13:36:05Z">
                                <w:r>
                                  <w:rPr>
                                    <w:rFonts w:ascii="宋体" w:hAnsi="宋体" w:eastAsia="宋体"/>
                                    <w:color w:val="191919"/>
                                    <w:sz w:val="24"/>
                                    <w:szCs w:val="24"/>
                                    <w:shd w:val="clear" w:color="auto" w:fill="FFFFFF"/>
                                  </w:rPr>
                                  <w:t>收到错误响应</w:t>
                                </w:r>
                              </w:ins>
                            </w:p>
                          </w:txbxContent>
                        </v:textbox>
                      </v:shape>
                    </v:group>
                    <v:group id="Group 22" o:spid="_x0000_s1026" o:spt="203" style="position:absolute;left:2609355;top:1073546;height:689838;width:840450;" coordorigin="2609355,1073546" coordsize="840450,689838"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o:lock v:ext="edit" aspectratio="f"/>
                      <v:shape id="ConnectLine" o:spid="_x0000_s1026" o:spt="100" style="position:absolute;left:2609355;top:1073546;height:689838;width:840450;" filled="f" stroked="t" coordsize="840450,689838" o:gfxdata="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eHwivQAA&#10;ANwAAAAPAAAAAAAAAAEAIAAAACIAAABkcnMvZG93bnJldi54bWxQSwECFAAUAAAACACHTuJAMy8F&#10;njsAAAA5AAAAEAAAAAAAAAABACAAAAAMAQAAZHJzL3NoYXBleG1sLnhtbFBLBQYAAAAABgAGAFsB&#10;AAC2AwAAAAA=&#10;" path="m840450,689838nfl0,0e">
                        <v:fill on="f" focussize="0,0"/>
                        <v:stroke weight="0.47244094488189pt" color="#191919" joinstyle="round" endarrow="block"/>
                        <v:imagedata o:title=""/>
                        <o:lock v:ext="edit" aspectratio="f"/>
                      </v:shape>
                      <v:shape id="Text 23" o:spid="_x0000_s1026" o:spt="202" type="#_x0000_t202" style="position:absolute;left:2615574;top:1361181;height:282000;width:1032000;v-text-anchor:middle;" filled="f" stroked="f" coordsize="21600,21600" o:gfxdata="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L+sy/&#10;AAAA2wAAAA8AAAAAAAAAAQAgAAAAIgAAAGRycy9kb3ducmV2LnhtbFBLAQIUABQAAAAIAIdO4kAz&#10;LwWeOwAAADkAAAAQAAAAAAAAAAEAIAAAAA4BAABkcnMvc2hhcGV4bWwueG1sUEsFBgAAAAAGAAYA&#10;WwEAALgDAAAAAA==&#10;">
                        <v:fill on="f" focussize="0,0"/>
                        <v:stroke on="f"/>
                        <v:imagedata o:title=""/>
                        <o:lock v:ext="edit" aspectratio="f"/>
                        <v:textbox inset="0.635mm,0.635mm,0.635mm,0.635mm">
                          <w:txbxContent>
                            <w:p w14:paraId="0A102904">
                              <w:pPr>
                                <w:keepNext w:val="0"/>
                                <w:keepLines w:val="0"/>
                                <w:snapToGrid w:val="0"/>
                                <w:spacing w:before="0" w:beforeAutospacing="0" w:after="0" w:afterAutospacing="0" w:line="200" w:lineRule="auto"/>
                                <w:ind w:firstLine="883"/>
                                <w:jc w:val="center"/>
                                <w:rPr>
                                  <w:ins w:id="832" w:author="rwy" w:date="2025-09-09T13:36:05Z"/>
                                  <w:rFonts w:ascii="微软雅黑" w:hAnsi="微软雅黑" w:eastAsia="微软雅黑"/>
                                  <w:color w:val="000000"/>
                                  <w:sz w:val="11"/>
                                  <w:szCs w:val="11"/>
                                </w:rPr>
                              </w:pPr>
                              <w:ins w:id="833" w:author="rwy" w:date="2025-09-09T13:36:05Z">
                                <w:r>
                                  <w:rPr>
                                    <w:rFonts w:ascii="宋体" w:hAnsi="宋体" w:eastAsia="宋体"/>
                                    <w:color w:val="191919"/>
                                    <w:sz w:val="24"/>
                                    <w:szCs w:val="24"/>
                                    <w:shd w:val="clear" w:color="auto" w:fill="FFFFFF"/>
                                  </w:rPr>
                                  <w:t>收到错误响应</w:t>
                                </w:r>
                              </w:ins>
                            </w:p>
                          </w:txbxContent>
                        </v:textbox>
                      </v:shape>
                    </v:group>
                    <v:group id="Group 24" o:spid="_x0000_s1026" o:spt="203" style="position:absolute;left:4158376;top:1749000;height:324278;width:350759;" coordorigin="4158376,1749000" coordsize="350759,324278"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shape id="ConnectLine" o:spid="_x0000_s1026" o:spt="100" style="position:absolute;left:4158376;top:1749000;height:324278;width:350759;" filled="f" stroked="t" coordsize="350759,324278" o:gfxdata="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RiipugAAANwA&#10;AAAPAAAAAAAAAAEAIAAAACIAAABkcnMvZG93bnJldi54bWxQSwECFAAUAAAACACHTuJAMy8FnjsA&#10;AAA5AAAAEAAAAAAAAAABACAAAAAJAQAAZHJzL3NoYXBleG1sLnhtbFBLBQYAAAAABgAGAFsBAACz&#10;AwAAAAA=&#10;" path="m0,8265nfl0,0c0,0,0,0,0,0l188759,0c278183,0,350759,72576,350759,162000c350759,251702,278183,324278,188759,324278l24895,324278e">
                        <v:fill on="f" focussize="0,0"/>
                        <v:stroke weight="0.47244094488189pt" color="#191919" joinstyle="round" endcap="round" endarrow="block"/>
                        <v:imagedata o:title=""/>
                        <o:lock v:ext="edit" aspectratio="f"/>
                      </v:shape>
                      <v:shape id="Text 25" o:spid="_x0000_s1026" o:spt="202" type="#_x0000_t202" style="position:absolute;left:4259535;top:2064279;height:840000;width:384000;v-text-anchor:middle;" filled="f" stroked="f" coordsize="21600,21600" o:gfxdata="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YyyW8AAAA&#10;2wAAAA8AAAAAAAAAAQAgAAAAIgAAAGRycy9kb3ducmV2LnhtbFBLAQIUABQAAAAIAIdO4kAzLwWe&#10;OwAAADkAAAAQAAAAAAAAAAEAIAAAAAsBAABkcnMvc2hhcGV4bWwueG1sUEsFBgAAAAAGAAYAWwEA&#10;ALUDAAAAAA==&#10;">
                        <v:fill on="f" focussize="0,0"/>
                        <v:stroke on="f"/>
                        <v:imagedata o:title=""/>
                        <o:lock v:ext="edit" aspectratio="f"/>
                        <v:textbox inset="0.635mm,0.635mm,0.635mm,0.635mm">
                          <w:txbxContent>
                            <w:p w14:paraId="5EA3DC38">
                              <w:pPr>
                                <w:keepNext w:val="0"/>
                                <w:keepLines w:val="0"/>
                                <w:snapToGrid w:val="0"/>
                                <w:spacing w:before="0" w:beforeAutospacing="0" w:after="0" w:afterAutospacing="0" w:line="200" w:lineRule="auto"/>
                                <w:ind w:firstLine="883"/>
                                <w:jc w:val="center"/>
                                <w:rPr>
                                  <w:ins w:id="834" w:author="rwy" w:date="2025-09-09T13:36:05Z"/>
                                  <w:rFonts w:ascii="微软雅黑" w:hAnsi="微软雅黑" w:eastAsia="微软雅黑"/>
                                  <w:color w:val="000000"/>
                                  <w:sz w:val="11"/>
                                  <w:szCs w:val="11"/>
                                </w:rPr>
                              </w:pPr>
                              <w:ins w:id="835" w:author="rwy" w:date="2025-09-09T13:36:05Z">
                                <w:r>
                                  <w:rPr>
                                    <w:rFonts w:ascii="宋体" w:hAnsi="宋体" w:eastAsia="宋体"/>
                                    <w:color w:val="191919"/>
                                    <w:sz w:val="24"/>
                                    <w:szCs w:val="24"/>
                                    <w:shd w:val="clear" w:color="auto" w:fill="FFFFFF"/>
                                  </w:rPr>
                                  <w:t>超时</w:t>
                                </w:r>
                              </w:ins>
                            </w:p>
                            <w:p w14:paraId="5255FB8B">
                              <w:pPr>
                                <w:keepNext w:val="0"/>
                                <w:keepLines w:val="0"/>
                                <w:snapToGrid w:val="0"/>
                                <w:spacing w:before="0" w:beforeAutospacing="0" w:after="0" w:afterAutospacing="0" w:line="200" w:lineRule="auto"/>
                                <w:ind w:firstLine="883"/>
                                <w:jc w:val="center"/>
                                <w:rPr>
                                  <w:ins w:id="836" w:author="rwy" w:date="2025-09-09T13:36:05Z"/>
                                  <w:rFonts w:ascii="微软雅黑" w:hAnsi="微软雅黑" w:eastAsia="微软雅黑"/>
                                  <w:color w:val="000000"/>
                                  <w:sz w:val="11"/>
                                  <w:szCs w:val="11"/>
                                </w:rPr>
                              </w:pPr>
                              <w:ins w:id="837" w:author="rwy" w:date="2025-09-09T13:36:05Z">
                                <w:r>
                                  <w:rPr>
                                    <w:rFonts w:ascii="宋体" w:hAnsi="宋体" w:eastAsia="宋体"/>
                                    <w:color w:val="191919"/>
                                    <w:sz w:val="24"/>
                                    <w:szCs w:val="24"/>
                                    <w:shd w:val="clear" w:color="auto" w:fill="FFFFFF"/>
                                  </w:rPr>
                                  <w:t>未确</w:t>
                                </w:r>
                              </w:ins>
                            </w:p>
                            <w:p w14:paraId="55CA60CB">
                              <w:pPr>
                                <w:keepNext w:val="0"/>
                                <w:keepLines w:val="0"/>
                                <w:snapToGrid w:val="0"/>
                                <w:spacing w:before="0" w:beforeAutospacing="0" w:after="0" w:afterAutospacing="0" w:line="200" w:lineRule="auto"/>
                                <w:ind w:firstLine="883"/>
                                <w:jc w:val="center"/>
                                <w:rPr>
                                  <w:ins w:id="838" w:author="rwy" w:date="2025-09-09T13:36:05Z"/>
                                  <w:rFonts w:ascii="微软雅黑" w:hAnsi="微软雅黑" w:eastAsia="微软雅黑"/>
                                  <w:color w:val="000000"/>
                                  <w:sz w:val="11"/>
                                  <w:szCs w:val="11"/>
                                </w:rPr>
                              </w:pPr>
                              <w:ins w:id="839" w:author="rwy" w:date="2025-09-09T13:36:05Z">
                                <w:r>
                                  <w:rPr>
                                    <w:rFonts w:ascii="宋体" w:hAnsi="宋体" w:eastAsia="宋体"/>
                                    <w:color w:val="191919"/>
                                    <w:sz w:val="24"/>
                                    <w:szCs w:val="24"/>
                                    <w:shd w:val="clear" w:color="auto" w:fill="FFFFFF"/>
                                  </w:rPr>
                                  <w:t>认重</w:t>
                                </w:r>
                              </w:ins>
                            </w:p>
                            <w:p w14:paraId="636643BA">
                              <w:pPr>
                                <w:keepNext w:val="0"/>
                                <w:keepLines w:val="0"/>
                                <w:snapToGrid w:val="0"/>
                                <w:spacing w:before="0" w:beforeAutospacing="0" w:after="0" w:afterAutospacing="0" w:line="200" w:lineRule="auto"/>
                                <w:ind w:firstLine="883"/>
                                <w:jc w:val="center"/>
                                <w:rPr>
                                  <w:ins w:id="840" w:author="rwy" w:date="2025-09-09T13:36:05Z"/>
                                  <w:rFonts w:ascii="微软雅黑" w:hAnsi="微软雅黑" w:eastAsia="微软雅黑"/>
                                  <w:color w:val="000000"/>
                                  <w:sz w:val="11"/>
                                  <w:szCs w:val="11"/>
                                </w:rPr>
                              </w:pPr>
                              <w:ins w:id="841" w:author="rwy" w:date="2025-09-09T13:36:05Z">
                                <w:r>
                                  <w:rPr>
                                    <w:rFonts w:ascii="宋体" w:hAnsi="宋体" w:eastAsia="宋体"/>
                                    <w:color w:val="191919"/>
                                    <w:sz w:val="24"/>
                                    <w:szCs w:val="24"/>
                                    <w:shd w:val="clear" w:color="auto" w:fill="FFFFFF"/>
                                  </w:rPr>
                                  <w:t>试</w:t>
                                </w:r>
                              </w:ins>
                            </w:p>
                          </w:txbxContent>
                        </v:textbox>
                      </v:shape>
                    </v:group>
                    <v:group id="Group 26" o:spid="_x0000_s1026" o:spt="203" style="position:absolute;left:457562;top:1749559;height:194441;width:218620;" coordorigin="457562,1749559" coordsize="218620,194441"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shape id="ConnectLine" o:spid="_x0000_s1026" o:spt="100" style="position:absolute;left:457562;top:1749559;height:194441;width:218620;" filled="f" stroked="t" coordsize="218620,194441" o:gfxdata="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IvyFLsAAADc&#10;AAAADwAAAAAAAAABACAAAAAiAAAAZHJzL2Rvd25yZXYueG1sUEsBAhQAFAAAAAgAh07iQDMvBZ47&#10;AAAAOQAAABAAAAAAAAAAAQAgAAAACgEAAGRycy9zaGFwZXhtbC54bWxQSwUGAAAAAAYABgBbAQAA&#10;tAMAAAAA&#10;" path="m168118,194441nfl84000,194441c37632,194441,0,156809,0,110441l0,96000c0,43008,43008,0,96000,0l218620,0e">
                        <v:fill on="f" focussize="0,0"/>
                        <v:stroke weight="0.47244094488189pt" color="#191919" joinstyle="round" endcap="round" endarrow="block"/>
                        <v:imagedata o:title=""/>
                        <o:lock v:ext="edit" aspectratio="f"/>
                      </v:shape>
                      <v:shape id="Text 27" o:spid="_x0000_s1026" o:spt="202" type="#_x0000_t202" style="position:absolute;left:226680;top:1935000;height:840000;width:384000;v-text-anchor:middle;" filled="f" stroked="f" coordsize="21600,21600" o:gfxdata="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3Uf68AAAA&#10;2wAAAA8AAAAAAAAAAQAgAAAAIgAAAGRycy9kb3ducmV2LnhtbFBLAQIUABQAAAAIAIdO4kAzLwWe&#10;OwAAADkAAAAQAAAAAAAAAAEAIAAAAAsBAABkcnMvc2hhcGV4bWwueG1sUEsFBgAAAAAGAAYAWwEA&#10;ALUDAAAAAA==&#10;">
                        <v:fill on="f" focussize="0,0"/>
                        <v:stroke on="f"/>
                        <v:imagedata o:title=""/>
                        <o:lock v:ext="edit" aspectratio="f"/>
                        <v:textbox inset="0.635mm,0.635mm,0.635mm,0.635mm">
                          <w:txbxContent>
                            <w:p w14:paraId="6F578144">
                              <w:pPr>
                                <w:keepNext w:val="0"/>
                                <w:keepLines w:val="0"/>
                                <w:snapToGrid w:val="0"/>
                                <w:spacing w:before="0" w:beforeAutospacing="0" w:after="0" w:afterAutospacing="0" w:line="200" w:lineRule="auto"/>
                                <w:ind w:firstLine="883"/>
                                <w:jc w:val="center"/>
                                <w:rPr>
                                  <w:ins w:id="842" w:author="rwy" w:date="2025-09-09T13:36:05Z"/>
                                  <w:rFonts w:ascii="微软雅黑" w:hAnsi="微软雅黑" w:eastAsia="微软雅黑"/>
                                  <w:color w:val="000000"/>
                                  <w:sz w:val="11"/>
                                  <w:szCs w:val="11"/>
                                </w:rPr>
                              </w:pPr>
                              <w:ins w:id="843" w:author="rwy" w:date="2025-09-09T13:36:05Z">
                                <w:r>
                                  <w:rPr>
                                    <w:rFonts w:ascii="宋体" w:hAnsi="宋体" w:eastAsia="宋体"/>
                                    <w:color w:val="191919"/>
                                    <w:sz w:val="24"/>
                                    <w:szCs w:val="24"/>
                                    <w:shd w:val="clear" w:color="auto" w:fill="FFFFFF"/>
                                  </w:rPr>
                                  <w:t>超时</w:t>
                                </w:r>
                              </w:ins>
                            </w:p>
                            <w:p w14:paraId="13248F0A">
                              <w:pPr>
                                <w:keepNext w:val="0"/>
                                <w:keepLines w:val="0"/>
                                <w:snapToGrid w:val="0"/>
                                <w:spacing w:before="0" w:beforeAutospacing="0" w:after="0" w:afterAutospacing="0" w:line="200" w:lineRule="auto"/>
                                <w:ind w:firstLine="883"/>
                                <w:jc w:val="center"/>
                                <w:rPr>
                                  <w:ins w:id="844" w:author="rwy" w:date="2025-09-09T13:36:05Z"/>
                                  <w:rFonts w:ascii="微软雅黑" w:hAnsi="微软雅黑" w:eastAsia="微软雅黑"/>
                                  <w:color w:val="000000"/>
                                  <w:sz w:val="11"/>
                                  <w:szCs w:val="11"/>
                                </w:rPr>
                              </w:pPr>
                              <w:ins w:id="845" w:author="rwy" w:date="2025-09-09T13:36:05Z">
                                <w:r>
                                  <w:rPr>
                                    <w:rFonts w:ascii="宋体" w:hAnsi="宋体" w:eastAsia="宋体"/>
                                    <w:color w:val="191919"/>
                                    <w:sz w:val="24"/>
                                    <w:szCs w:val="24"/>
                                    <w:shd w:val="clear" w:color="auto" w:fill="FFFFFF"/>
                                  </w:rPr>
                                  <w:t>未确</w:t>
                                </w:r>
                              </w:ins>
                            </w:p>
                            <w:p w14:paraId="7F37D08D">
                              <w:pPr>
                                <w:keepNext w:val="0"/>
                                <w:keepLines w:val="0"/>
                                <w:snapToGrid w:val="0"/>
                                <w:spacing w:before="0" w:beforeAutospacing="0" w:after="0" w:afterAutospacing="0" w:line="200" w:lineRule="auto"/>
                                <w:ind w:firstLine="883"/>
                                <w:jc w:val="center"/>
                                <w:rPr>
                                  <w:ins w:id="846" w:author="rwy" w:date="2025-09-09T13:36:05Z"/>
                                  <w:rFonts w:ascii="微软雅黑" w:hAnsi="微软雅黑" w:eastAsia="微软雅黑"/>
                                  <w:color w:val="000000"/>
                                  <w:sz w:val="11"/>
                                  <w:szCs w:val="11"/>
                                </w:rPr>
                              </w:pPr>
                              <w:ins w:id="847" w:author="rwy" w:date="2025-09-09T13:36:05Z">
                                <w:r>
                                  <w:rPr>
                                    <w:rFonts w:ascii="宋体" w:hAnsi="宋体" w:eastAsia="宋体"/>
                                    <w:color w:val="191919"/>
                                    <w:sz w:val="24"/>
                                    <w:szCs w:val="24"/>
                                    <w:shd w:val="clear" w:color="auto" w:fill="FFFFFF"/>
                                  </w:rPr>
                                  <w:t>认重</w:t>
                                </w:r>
                              </w:ins>
                            </w:p>
                            <w:p w14:paraId="35907684">
                              <w:pPr>
                                <w:keepNext w:val="0"/>
                                <w:keepLines w:val="0"/>
                                <w:snapToGrid w:val="0"/>
                                <w:spacing w:before="0" w:beforeAutospacing="0" w:after="0" w:afterAutospacing="0" w:line="200" w:lineRule="auto"/>
                                <w:ind w:firstLine="883"/>
                                <w:jc w:val="center"/>
                                <w:rPr>
                                  <w:ins w:id="848" w:author="rwy" w:date="2025-09-09T13:36:05Z"/>
                                  <w:rFonts w:ascii="微软雅黑" w:hAnsi="微软雅黑" w:eastAsia="微软雅黑"/>
                                  <w:color w:val="000000"/>
                                  <w:sz w:val="11"/>
                                  <w:szCs w:val="11"/>
                                </w:rPr>
                              </w:pPr>
                              <w:ins w:id="849" w:author="rwy" w:date="2025-09-09T13:36:05Z">
                                <w:r>
                                  <w:rPr>
                                    <w:rFonts w:ascii="宋体" w:hAnsi="宋体" w:eastAsia="宋体"/>
                                    <w:color w:val="191919"/>
                                    <w:sz w:val="24"/>
                                    <w:szCs w:val="24"/>
                                    <w:shd w:val="clear" w:color="auto" w:fill="FFFFFF"/>
                                  </w:rPr>
                                  <w:t>试</w:t>
                                </w:r>
                              </w:ins>
                            </w:p>
                          </w:txbxContent>
                        </v:textbox>
                      </v:shape>
                    </v:group>
                    <v:shape id="ConnectLine" o:spid="_x0000_s1026" o:spt="100" style="position:absolute;left:2500680;top:1095000;height:1287000;width:6000;" filled="f" stroked="t" coordsize="6000,1287000" o:gfxdata="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5qHVK/&#10;AAAA3AAAAA8AAAAAAAAAAQAgAAAAIgAAAGRycy9kb3ducmV2LnhtbFBLAQIUABQAAAAIAIdO4kAz&#10;LwWeOwAAADkAAAAQAAAAAAAAAAEAIAAAAA4BAABkcnMvc2hhcGV4bWwueG1sUEsFBgAAAAAGAAYA&#10;WwEAALgDAAAAAA==&#10;" path="m0,1287000nfl0,0e">
                      <v:fill on="f" focussize="0,0"/>
                      <v:stroke weight="0.47244094488189pt" color="#191919" joinstyle="round" endarrow="block"/>
                      <v:imagedata o:title=""/>
                      <o:lock v:ext="edit" aspectratio="f"/>
                    </v:shape>
                    <v:group id="Group 28" o:spid="_x0000_s1026" o:spt="203" style="position:absolute;left:2541120;top:1842000;height:654000;width:720000;" coordorigin="2541120,1842000" coordsize="720000,654000"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shape id="Rectangle" o:spid="_x0000_s1026" o:spt="100" style="position:absolute;left:2541120;top:1842000;height:654000;width:720000;" filled="f" stroked="f" coordsize="720000,654000" o:gfxdata="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20uki8AAAA&#10;3AAAAA8AAAAAAAAAAQAgAAAAIgAAAGRycy9kb3ducmV2LnhtbFBLAQIUABQAAAAIAIdO4kAzLwWe&#10;OwAAADkAAAAQAAAAAAAAAAEAIAAAAAsBAABkcnMvc2hhcGV4bWwueG1sUEsFBgAAAAAGAAYAWwEA&#10;ALUDAAAAAA==&#10;" path="m0,0nsl720000,0,720000,654000,0,654000,0,0xem0,0nfl720000,0,720000,654000,0,654000,0,0xe">
                        <v:fill on="f" focussize="0,0"/>
                        <v:stroke on="f" weight="0.47244094488189pt"/>
                        <v:imagedata o:title=""/>
                        <o:lock v:ext="edit" aspectratio="f"/>
                      </v:shape>
                      <v:shape id="Text 29" o:spid="_x0000_s1026" o:spt="202" type="#_x0000_t202" style="position:absolute;left:2541120;top:1842000;height:654000;width:720000;v-text-anchor:middle;" filled="f" stroked="f" coordsize="21600,21600" o:gfxdata="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ClqEr4A&#10;AADbAAAADwAAAAAAAAABACAAAAAiAAAAZHJzL2Rvd25yZXYueG1sUEsBAhQAFAAAAAgAh07iQDMv&#10;BZ47AAAAOQAAABAAAAAAAAAAAQAgAAAADQEAAGRycy9zaGFwZXhtbC54bWxQSwUGAAAAAAYABgBb&#10;AQAAtwMAAAAA&#10;">
                        <v:fill on="f" focussize="0,0"/>
                        <v:stroke on="f"/>
                        <v:imagedata o:title=""/>
                        <o:lock v:ext="edit" aspectratio="f"/>
                        <v:textbox inset="0.635mm,0.635mm,0.635mm,0.635mm">
                          <w:txbxContent>
                            <w:p w14:paraId="07D687D7">
                              <w:pPr>
                                <w:keepNext w:val="0"/>
                                <w:keepLines w:val="0"/>
                                <w:snapToGrid w:val="0"/>
                                <w:spacing w:before="0" w:beforeAutospacing="0" w:after="0" w:afterAutospacing="0" w:line="200" w:lineRule="auto"/>
                                <w:ind w:firstLine="883"/>
                                <w:jc w:val="center"/>
                                <w:rPr>
                                  <w:ins w:id="850" w:author="rwy" w:date="2025-09-09T13:36:05Z"/>
                                  <w:rFonts w:ascii="微软雅黑" w:hAnsi="微软雅黑" w:eastAsia="微软雅黑"/>
                                  <w:color w:val="000000"/>
                                  <w:sz w:val="11"/>
                                  <w:szCs w:val="11"/>
                                </w:rPr>
                              </w:pPr>
                              <w:ins w:id="851" w:author="rwy" w:date="2025-09-09T13:36:05Z">
                                <w:r>
                                  <w:rPr>
                                    <w:rFonts w:ascii="宋体" w:hAnsi="宋体" w:eastAsia="宋体"/>
                                    <w:color w:val="191919"/>
                                    <w:sz w:val="24"/>
                                    <w:szCs w:val="24"/>
                                  </w:rPr>
                                  <w:t>收到更高版本号的请求</w:t>
                                </w:r>
                              </w:ins>
                            </w:p>
                          </w:txbxContent>
                        </v:textbox>
                      </v:shape>
                    </v:group>
                  </v:group>
                </w:pict>
              </mc:Fallback>
            </mc:AlternateContent>
          </w:r>
        </w:del>
      </w:ins>
    </w:p>
    <w:p w14:paraId="61D47A4F">
      <w:pPr>
        <w:keepNext w:val="0"/>
        <w:keepLines w:val="0"/>
        <w:pageBreakBefore w:val="0"/>
        <w:widowControl w:val="0"/>
        <w:kinsoku/>
        <w:overflowPunct/>
        <w:topLinePunct w:val="0"/>
        <w:bidi w:val="0"/>
        <w:adjustRightInd w:val="0"/>
        <w:snapToGrid/>
        <w:spacing w:line="360" w:lineRule="auto"/>
        <w:ind w:firstLine="0" w:firstLineChars="0"/>
        <w:jc w:val="center"/>
        <w:textAlignment w:val="auto"/>
        <w:rPr>
          <w:ins w:id="852" w:author="rwy" w:date="2025-09-09T13:36:05Z"/>
          <w:del w:id="853" w:author="rwy" w:date="2025-09-08T20:29:48Z"/>
          <w:rFonts w:hint="eastAsia" w:ascii="Times New Roman" w:hAnsi="Times New Roman" w:eastAsia="宋体" w:cs="Times New Roman"/>
          <w:kern w:val="2"/>
          <w:sz w:val="21"/>
          <w:lang w:val="en-US" w:eastAsia="zh-CN" w:bidi="ar-SA"/>
        </w:rPr>
      </w:pPr>
      <w:ins w:id="854" w:author="rwy" w:date="2025-09-09T13:36:05Z">
        <w:del w:id="855" w:author="rwy" w:date="2025-09-08T20:29:48Z">
          <w:bookmarkStart w:id="15" w:name="_Ref300"/>
          <w:r>
            <w:rPr>
              <w:rFonts w:ascii="Times New Roman" w:hAnsi="Times New Roman" w:eastAsia="宋体" w:cs="Times New Roman"/>
              <w:kern w:val="2"/>
              <w:sz w:val="21"/>
              <w:lang w:val="en-US" w:eastAsia="zh-CN" w:bidi="ar-SA"/>
            </w:rPr>
            <w:delText xml:space="preserve">图 </w:delText>
          </w:r>
        </w:del>
      </w:ins>
      <w:ins w:id="856" w:author="rwy" w:date="2025-09-09T13:36:05Z">
        <w:del w:id="857" w:author="rwy" w:date="2025-09-08T20:29:48Z">
          <w:r>
            <w:rPr>
              <w:rFonts w:ascii="Times New Roman" w:hAnsi="Times New Roman" w:eastAsia="宋体" w:cs="Times New Roman"/>
              <w:kern w:val="2"/>
              <w:sz w:val="21"/>
              <w:lang w:val="en-US" w:eastAsia="zh-CN" w:bidi="ar-SA"/>
            </w:rPr>
            <w:fldChar w:fldCharType="begin"/>
          </w:r>
        </w:del>
      </w:ins>
      <w:ins w:id="858" w:author="rwy" w:date="2025-09-09T13:36:05Z">
        <w:del w:id="859" w:author="rwy" w:date="2025-09-08T20:29:48Z">
          <w:r>
            <w:rPr>
              <w:rFonts w:ascii="Times New Roman" w:hAnsi="Times New Roman" w:eastAsia="宋体" w:cs="Times New Roman"/>
              <w:kern w:val="2"/>
              <w:sz w:val="21"/>
              <w:lang w:val="en-US" w:eastAsia="zh-CN" w:bidi="ar-SA"/>
            </w:rPr>
            <w:delInstrText xml:space="preserve"> SEQ 图 \* ARABIC </w:delInstrText>
          </w:r>
        </w:del>
      </w:ins>
      <w:ins w:id="860" w:author="rwy" w:date="2025-09-09T13:36:05Z">
        <w:del w:id="861" w:author="rwy" w:date="2025-09-08T20:29:48Z">
          <w:r>
            <w:rPr>
              <w:rFonts w:ascii="Times New Roman" w:hAnsi="Times New Roman" w:eastAsia="宋体" w:cs="Times New Roman"/>
              <w:kern w:val="2"/>
              <w:sz w:val="21"/>
              <w:lang w:val="en-US" w:eastAsia="zh-CN" w:bidi="ar-SA"/>
            </w:rPr>
            <w:fldChar w:fldCharType="separate"/>
          </w:r>
        </w:del>
      </w:ins>
      <w:ins w:id="862" w:author="rwy" w:date="2025-09-09T13:36:05Z">
        <w:del w:id="863" w:author="rwy" w:date="2025-09-08T20:29:00Z">
          <w:r>
            <w:rPr>
              <w:rFonts w:ascii="Times New Roman" w:hAnsi="Times New Roman" w:eastAsia="宋体" w:cs="Times New Roman"/>
              <w:b/>
              <w:kern w:val="2"/>
              <w:sz w:val="21"/>
              <w:lang w:val="en-US" w:eastAsia="zh-CN" w:bidi="ar-SA"/>
            </w:rPr>
            <w:delText>错误！未指定顺序。</w:delText>
          </w:r>
        </w:del>
      </w:ins>
      <w:ins w:id="864" w:author="rwy" w:date="2025-09-09T13:36:05Z">
        <w:del w:id="865" w:author="rwy" w:date="2025-09-08T20:29:48Z">
          <w:r>
            <w:rPr>
              <w:rFonts w:ascii="Times New Roman" w:hAnsi="Times New Roman" w:eastAsia="宋体" w:cs="Times New Roman"/>
              <w:kern w:val="2"/>
              <w:sz w:val="21"/>
              <w:lang w:val="en-US" w:eastAsia="zh-CN" w:bidi="ar-SA"/>
            </w:rPr>
            <w:fldChar w:fldCharType="end"/>
          </w:r>
          <w:bookmarkEnd w:id="15"/>
        </w:del>
      </w:ins>
      <w:ins w:id="866" w:author="rwy" w:date="2025-09-09T13:36:05Z">
        <w:del w:id="867" w:author="rwy" w:date="2025-09-08T20:29:48Z">
          <w:r>
            <w:rPr>
              <w:rFonts w:hint="eastAsia" w:ascii="Times New Roman" w:hAnsi="Times New Roman" w:eastAsia="宋体" w:cs="Times New Roman"/>
              <w:kern w:val="2"/>
              <w:sz w:val="21"/>
              <w:lang w:val="en-US" w:eastAsia="zh-CN" w:bidi="ar-SA"/>
            </w:rPr>
            <w:delText>状态转换图</w:delText>
          </w:r>
        </w:del>
      </w:ins>
    </w:p>
    <w:p w14:paraId="4A53FB5F">
      <w:pPr>
        <w:keepNext w:val="0"/>
        <w:keepLines w:val="0"/>
        <w:wordWrap w:val="0"/>
        <w:adjustRightInd w:val="0"/>
        <w:snapToGrid/>
        <w:spacing w:line="300" w:lineRule="auto"/>
        <w:ind w:firstLine="480"/>
        <w:rPr>
          <w:ins w:id="869" w:author="rwy" w:date="2025-09-09T13:36:05Z"/>
          <w:del w:id="870" w:author="rwy" w:date="2025-09-08T20:29:48Z"/>
          <w:rFonts w:hint="eastAsia"/>
          <w:strike/>
          <w:lang w:val="en-US" w:eastAsia="zh-CN"/>
          <w:rPrChange w:id="871" w:author="rwy" w:date="2025-09-07T23:47:17Z">
            <w:rPr>
              <w:ins w:id="872" w:author="rwy" w:date="2025-09-09T13:36:05Z"/>
              <w:del w:id="873" w:author="rwy" w:date="2025-09-08T20:29:48Z"/>
              <w:rFonts w:hint="eastAsia"/>
              <w:lang w:val="en-US" w:eastAsia="zh-CN"/>
            </w:rPr>
          </w:rPrChange>
        </w:rPr>
        <w:pPrChange w:id="868" w:author="rwy" w:date="2025-09-08T00:26:24Z">
          <w:pPr/>
        </w:pPrChange>
      </w:pPr>
      <w:ins w:id="874" w:author="rwy" w:date="2025-09-09T13:36:05Z">
        <w:del w:id="875" w:author="rwy" w:date="2025-09-08T20:29:48Z">
          <w:r>
            <w:rPr>
              <w:rFonts w:hint="eastAsia"/>
              <w:strike/>
              <w:lang w:val="en-US" w:eastAsia="zh-CN"/>
              <w:rPrChange w:id="876" w:author="rwy" w:date="2025-09-07T23:47:17Z">
                <w:rPr>
                  <w:rFonts w:hint="eastAsia"/>
                  <w:lang w:val="en-US" w:eastAsia="zh-CN"/>
                </w:rPr>
              </w:rPrChange>
            </w:rPr>
            <w:delText>其中，dirty状态是中继节点接收到写请求后，未收到来自链尾节点的反向确认信号且未收到L</w:delText>
          </w:r>
        </w:del>
      </w:ins>
      <w:ins w:id="877" w:author="rwy" w:date="2025-09-09T13:36:05Z">
        <w:del w:id="878" w:author="rwy" w:date="2025-09-08T20:29:48Z">
          <w:r>
            <w:rPr>
              <w:rFonts w:hint="eastAsia"/>
              <w:strike/>
              <w:vertAlign w:val="subscript"/>
              <w:lang w:val="en-US" w:eastAsia="zh-CN"/>
              <w:rPrChange w:id="879" w:author="rwy" w:date="2025-09-07T23:47:17Z">
                <w:rPr>
                  <w:rFonts w:hint="eastAsia"/>
                  <w:vertAlign w:val="subscript"/>
                  <w:lang w:val="en-US" w:eastAsia="zh-CN"/>
                </w:rPr>
              </w:rPrChange>
            </w:rPr>
            <w:delText>star</w:delText>
          </w:r>
        </w:del>
      </w:ins>
      <w:ins w:id="880" w:author="rwy" w:date="2025-09-09T13:36:05Z">
        <w:del w:id="881" w:author="rwy" w:date="2025-09-08T20:29:48Z">
          <w:r>
            <w:rPr>
              <w:rFonts w:hint="eastAsia"/>
              <w:strike/>
              <w:lang w:val="en-US" w:eastAsia="zh-CN"/>
              <w:rPrChange w:id="882" w:author="rwy" w:date="2025-09-07T23:47:17Z">
                <w:rPr>
                  <w:rFonts w:hint="eastAsia"/>
                  <w:lang w:val="en-US" w:eastAsia="zh-CN"/>
                </w:rPr>
              </w:rPrChange>
            </w:rPr>
            <w:delText>层Raft组提交确认时的版本状态，不可作为读请求响应数据。pending_chain状态是中继节点接收到来自链尾节点的反向确认信号，但未收到来自L</w:delText>
          </w:r>
        </w:del>
      </w:ins>
      <w:ins w:id="883" w:author="rwy" w:date="2025-09-09T13:36:05Z">
        <w:del w:id="884" w:author="rwy" w:date="2025-09-08T20:29:48Z">
          <w:r>
            <w:rPr>
              <w:rFonts w:hint="eastAsia"/>
              <w:strike/>
              <w:vertAlign w:val="subscript"/>
              <w:lang w:val="en-US" w:eastAsia="zh-CN"/>
              <w:rPrChange w:id="885" w:author="rwy" w:date="2025-09-07T23:47:17Z">
                <w:rPr>
                  <w:rFonts w:hint="eastAsia"/>
                  <w:vertAlign w:val="subscript"/>
                  <w:lang w:val="en-US" w:eastAsia="zh-CN"/>
                </w:rPr>
              </w:rPrChange>
            </w:rPr>
            <w:delText>star</w:delText>
          </w:r>
        </w:del>
      </w:ins>
      <w:ins w:id="886" w:author="rwy" w:date="2025-09-09T13:36:05Z">
        <w:del w:id="887" w:author="rwy" w:date="2025-09-08T20:29:48Z">
          <w:r>
            <w:rPr>
              <w:rFonts w:hint="eastAsia"/>
              <w:strike/>
              <w:lang w:val="en-US" w:eastAsia="zh-CN"/>
              <w:rPrChange w:id="888" w:author="rwy" w:date="2025-09-07T23:47:17Z">
                <w:rPr>
                  <w:rFonts w:hint="eastAsia"/>
                  <w:lang w:val="en-US" w:eastAsia="zh-CN"/>
                </w:rPr>
              </w:rPrChange>
            </w:rPr>
            <w:delText>层Raft组提交确认时的版本状态，此时不可作为读请求响应数据。pending_star状态是中继节点收到来自L</w:delText>
          </w:r>
        </w:del>
      </w:ins>
      <w:ins w:id="889" w:author="rwy" w:date="2025-09-09T13:36:05Z">
        <w:del w:id="890" w:author="rwy" w:date="2025-09-08T20:29:48Z">
          <w:r>
            <w:rPr>
              <w:rFonts w:hint="eastAsia"/>
              <w:strike/>
              <w:vertAlign w:val="subscript"/>
              <w:lang w:val="en-US" w:eastAsia="zh-CN"/>
              <w:rPrChange w:id="891" w:author="rwy" w:date="2025-09-07T23:47:17Z">
                <w:rPr>
                  <w:rFonts w:hint="eastAsia"/>
                  <w:vertAlign w:val="subscript"/>
                  <w:lang w:val="en-US" w:eastAsia="zh-CN"/>
                </w:rPr>
              </w:rPrChange>
            </w:rPr>
            <w:delText>star</w:delText>
          </w:r>
        </w:del>
      </w:ins>
      <w:ins w:id="892" w:author="rwy" w:date="2025-09-09T13:36:05Z">
        <w:del w:id="893" w:author="rwy" w:date="2025-09-08T20:29:48Z">
          <w:r>
            <w:rPr>
              <w:rFonts w:hint="eastAsia"/>
              <w:strike/>
              <w:lang w:val="en-US" w:eastAsia="zh-CN"/>
              <w:rPrChange w:id="894" w:author="rwy" w:date="2025-09-07T23:47:17Z">
                <w:rPr>
                  <w:rFonts w:hint="eastAsia"/>
                  <w:lang w:val="en-US" w:eastAsia="zh-CN"/>
                </w:rPr>
              </w:rPrChange>
            </w:rPr>
            <w:delText>层Raft组提交确认，但未收到来自链尾节点的反向确认信号时的版本状态，不可作为读请求响应数据。clean状态是中继节点已经接收到来自L</w:delText>
          </w:r>
        </w:del>
      </w:ins>
      <w:ins w:id="895" w:author="rwy" w:date="2025-09-09T13:36:05Z">
        <w:del w:id="896" w:author="rwy" w:date="2025-09-08T20:29:48Z">
          <w:r>
            <w:rPr>
              <w:rFonts w:hint="eastAsia"/>
              <w:strike/>
              <w:vertAlign w:val="subscript"/>
              <w:lang w:val="en-US" w:eastAsia="zh-CN"/>
              <w:rPrChange w:id="897" w:author="rwy" w:date="2025-09-07T23:47:17Z">
                <w:rPr>
                  <w:rFonts w:hint="eastAsia"/>
                  <w:vertAlign w:val="subscript"/>
                  <w:lang w:val="en-US" w:eastAsia="zh-CN"/>
                </w:rPr>
              </w:rPrChange>
            </w:rPr>
            <w:delText>star</w:delText>
          </w:r>
        </w:del>
      </w:ins>
      <w:ins w:id="898" w:author="rwy" w:date="2025-09-09T13:36:05Z">
        <w:del w:id="899" w:author="rwy" w:date="2025-09-08T20:29:48Z">
          <w:r>
            <w:rPr>
              <w:rFonts w:hint="eastAsia"/>
              <w:strike/>
              <w:lang w:val="en-US" w:eastAsia="zh-CN"/>
              <w:rPrChange w:id="900" w:author="rwy" w:date="2025-09-07T23:47:17Z">
                <w:rPr>
                  <w:rFonts w:hint="eastAsia"/>
                  <w:lang w:val="en-US" w:eastAsia="zh-CN"/>
                </w:rPr>
              </w:rPrChange>
            </w:rPr>
            <w:delText>层Raft组提交确认和来自链尾节点的反向确认信号时的版本状态，此时数据满足线性一致性与持久化约束，可以直接作为读请求响应数据。特殊的，链尾节点是链式复制的终点，代表了链式层面的最终确认。因此当链尾节点接收到来自前一个节点的写请求时，会将对应的对象版本直接标记为pending_chain状态，若接收到来自Lstar层Raft组提交确认则可转为clean状态，从而具备立即响应读请求的能力。</w:delText>
          </w:r>
        </w:del>
      </w:ins>
    </w:p>
    <w:p w14:paraId="47519B64">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901" w:author="rwy" w:date="2025-09-09T13:36:05Z"/>
          <w:del w:id="902" w:author="rwy" w:date="2025-09-08T20:29:48Z"/>
          <w:rFonts w:hint="default" w:eastAsia="宋体"/>
          <w:szCs w:val="20"/>
          <w:lang w:val="en-US" w:eastAsia="zh-CN"/>
        </w:rPr>
      </w:pPr>
      <w:ins w:id="903" w:author="rwy" w:date="2025-09-09T13:36:05Z">
        <w:del w:id="904" w:author="rwy" w:date="2025-09-08T20:29:48Z">
          <w:r>
            <w:rPr>
              <w:rFonts w:hint="eastAsia" w:ascii="Times New Roman" w:eastAsia="宋体"/>
              <w:szCs w:val="20"/>
              <w:lang w:val="en-US" w:eastAsia="zh-CN"/>
            </w:rPr>
            <w:delText>在读请求的处理逻辑上，系统不再强制所有请求集中到领导者或链尾节点，而是允许中继节点在满足一致性条件的情况下直接响应。当中继节点接收到客户端读请求时，会优先查找最新版本的状态，若其处于 clean 状态，则可立即返回结果，从而实现分布式的读负载分担。若版本处于非clean状态，（即dirty、pending_chain 或 pending_star 状态），则中继</w:delText>
          </w:r>
        </w:del>
      </w:ins>
      <w:ins w:id="905" w:author="rwy" w:date="2025-09-09T13:36:05Z">
        <w:del w:id="906" w:author="rwy" w:date="2025-09-08T20:29:48Z">
          <w:r>
            <w:rPr>
              <w:rFonts w:hint="eastAsia"/>
              <w:szCs w:val="20"/>
            </w:rPr>
            <w:delText>节点向链尾节点发起轻量级的版本查询请求。该请求仅包含对象标识符而不包含数据内容，显著降低了网络传输开销。链尾节点收到查询后，返回该对象当前最新已提交的版本号。请求节点根据返回的版本号，在本地存储中查找对应版本的数据并返回给客户端。此过程确保了即使读取过程中有新的提交产生，返回的数据也一定是已提交的版本，</w:delText>
          </w:r>
        </w:del>
      </w:ins>
      <w:ins w:id="907" w:author="rwy" w:date="2025-09-09T13:36:05Z">
        <w:del w:id="908" w:author="rwy" w:date="2025-09-08T20:29:48Z">
          <w:r>
            <w:rPr>
              <w:rFonts w:hint="eastAsia" w:ascii="Times New Roman" w:eastAsia="宋体"/>
              <w:szCs w:val="20"/>
              <w:lang w:val="en-US" w:eastAsia="zh-CN"/>
            </w:rPr>
            <w:delText>可</w:delText>
          </w:r>
        </w:del>
      </w:ins>
      <w:ins w:id="909" w:author="rwy" w:date="2025-09-09T13:36:05Z">
        <w:del w:id="910" w:author="rwy" w:date="2025-09-08T20:29:48Z">
          <w:r>
            <w:rPr>
              <w:rFonts w:hint="eastAsia"/>
              <w:szCs w:val="20"/>
            </w:rPr>
            <w:delText>满足线性一致性要求。</w:delText>
          </w:r>
        </w:del>
      </w:ins>
    </w:p>
    <w:p w14:paraId="41132304">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911" w:author="rwy" w:date="2025-09-09T13:36:05Z"/>
          <w:del w:id="912" w:author="rwy" w:date="2025-09-08T20:29:48Z"/>
          <w:rFonts w:hint="default" w:eastAsia="宋体"/>
          <w:szCs w:val="20"/>
          <w:lang w:val="en-US" w:eastAsia="zh-CN"/>
        </w:rPr>
      </w:pPr>
      <w:ins w:id="913" w:author="rwy" w:date="2025-09-09T13:36:05Z">
        <w:del w:id="914" w:author="rwy" w:date="2025-09-08T20:29:48Z">
          <w:r>
            <w:rPr>
              <w:rFonts w:hint="default" w:eastAsia="宋体"/>
              <w:szCs w:val="20"/>
              <w:lang w:val="en-US" w:eastAsia="zh-CN"/>
            </w:rPr>
            <w:delText>在写请求处理方面，整个流程采用分层</w:delText>
          </w:r>
        </w:del>
      </w:ins>
      <w:ins w:id="915" w:author="rwy" w:date="2025-09-09T13:36:05Z">
        <w:del w:id="916" w:author="rwy" w:date="2025-09-08T20:29:48Z">
          <w:r>
            <w:rPr>
              <w:rFonts w:hint="eastAsia" w:ascii="Times New Roman" w:eastAsia="宋体"/>
              <w:szCs w:val="20"/>
              <w:lang w:val="en-US" w:eastAsia="zh-CN"/>
            </w:rPr>
            <w:delText>双确认</w:delText>
          </w:r>
        </w:del>
      </w:ins>
      <w:ins w:id="917" w:author="rwy" w:date="2025-09-09T13:36:05Z">
        <w:del w:id="918" w:author="rwy" w:date="2025-09-08T20:29:48Z">
          <w:r>
            <w:rPr>
              <w:rFonts w:hint="default" w:eastAsia="宋体"/>
              <w:szCs w:val="20"/>
              <w:lang w:val="en-US" w:eastAsia="zh-CN"/>
            </w:rPr>
            <w:delText>提交机制。在客户端发起写操作时，领导者节点首先为其分配全局版本号，并将其标记为dirty状态，随后通过链式传播将请求依次转发至下游中继直至链尾，每一节点均完成日志追加并保持</w:delText>
          </w:r>
        </w:del>
      </w:ins>
      <w:ins w:id="919" w:author="rwy" w:date="2025-09-09T13:36:05Z">
        <w:del w:id="920" w:author="rwy" w:date="2025-09-08T20:29:48Z">
          <w:r>
            <w:rPr>
              <w:rFonts w:hint="eastAsia" w:ascii="Times New Roman" w:eastAsia="宋体"/>
              <w:szCs w:val="20"/>
              <w:lang w:val="en-US" w:eastAsia="zh-CN"/>
            </w:rPr>
            <w:delText>d</w:delText>
          </w:r>
        </w:del>
      </w:ins>
      <w:ins w:id="921" w:author="rwy" w:date="2025-09-09T13:36:05Z">
        <w:del w:id="922" w:author="rwy" w:date="2025-09-08T20:29:48Z">
          <w:r>
            <w:rPr>
              <w:rFonts w:hint="default" w:eastAsia="宋体"/>
              <w:szCs w:val="20"/>
              <w:lang w:val="en-US" w:eastAsia="zh-CN"/>
            </w:rPr>
            <w:delText>irty状态。同时，该请求会并行提交至</w:delText>
          </w:r>
        </w:del>
      </w:ins>
      <w:ins w:id="923" w:author="rwy" w:date="2025-09-09T13:36:05Z">
        <w:del w:id="924" w:author="rwy" w:date="2025-09-08T20:29:48Z">
          <w:r>
            <w:rPr>
              <w:rFonts w:hint="eastAsia" w:ascii="Times New Roman" w:eastAsia="宋体"/>
              <w:szCs w:val="20"/>
              <w:lang w:val="en-US" w:eastAsia="zh-CN"/>
            </w:rPr>
            <w:delText>本链式层</w:delText>
          </w:r>
        </w:del>
      </w:ins>
      <w:ins w:id="925" w:author="rwy" w:date="2025-09-09T13:36:05Z">
        <w:del w:id="926" w:author="rwy" w:date="2025-09-08T20:29:48Z">
          <w:r>
            <w:rPr>
              <w:rFonts w:hint="default" w:eastAsia="宋体"/>
              <w:szCs w:val="20"/>
              <w:lang w:val="en-US" w:eastAsia="zh-CN"/>
            </w:rPr>
            <w:delText>节点所管理的Raft组，由其进行多数派复制，完成持久化确认。链尾节点在成功接收并写入日志后，会沿链返回反向确认信号，节点收到此信号后将相应版本转为pending_chain状态；而当Raft组返回提交确认时，版本将被转为pending_star</w:delText>
          </w:r>
        </w:del>
      </w:ins>
      <w:ins w:id="927" w:author="rwy" w:date="2025-09-09T13:36:05Z">
        <w:del w:id="928" w:author="rwy" w:date="2025-09-08T20:29:48Z">
          <w:r>
            <w:rPr>
              <w:rFonts w:hint="eastAsia" w:ascii="Times New Roman" w:eastAsia="宋体"/>
              <w:szCs w:val="20"/>
              <w:lang w:val="en-US" w:eastAsia="zh-CN"/>
            </w:rPr>
            <w:delText>状态</w:delText>
          </w:r>
        </w:del>
      </w:ins>
      <w:ins w:id="929" w:author="rwy" w:date="2025-09-09T13:36:05Z">
        <w:del w:id="930" w:author="rwy" w:date="2025-09-08T20:29:48Z">
          <w:r>
            <w:rPr>
              <w:rFonts w:hint="default" w:eastAsia="宋体"/>
              <w:szCs w:val="20"/>
              <w:lang w:val="en-US" w:eastAsia="zh-CN"/>
            </w:rPr>
            <w:delText>。最终，只有在节点同时获得两类确认后，数据版本才被转化为clean状态，从而可对外提供一致性保障的读服务。在此过程中，由于链式传播与</w:delText>
          </w:r>
        </w:del>
      </w:ins>
      <w:ins w:id="931" w:author="rwy" w:date="2025-09-09T13:36:05Z">
        <w:del w:id="932" w:author="rwy" w:date="2025-09-08T20:29:48Z">
          <w:r>
            <w:rPr>
              <w:rFonts w:hint="eastAsia" w:ascii="Times New Roman" w:eastAsia="宋体"/>
              <w:szCs w:val="20"/>
              <w:lang w:val="en-US" w:eastAsia="zh-CN"/>
            </w:rPr>
            <w:delText>Raft</w:delText>
          </w:r>
        </w:del>
      </w:ins>
      <w:ins w:id="933" w:author="rwy" w:date="2025-09-09T13:36:05Z">
        <w:del w:id="934" w:author="rwy" w:date="2025-09-08T20:29:48Z">
          <w:r>
            <w:rPr>
              <w:rFonts w:hint="default" w:eastAsia="宋体"/>
              <w:szCs w:val="20"/>
              <w:lang w:val="en-US" w:eastAsia="zh-CN"/>
            </w:rPr>
            <w:delText>提交为并行执行，写操作的延迟被优化为两者中的最大值而非累加，显著提升了系统的响应效率。</w:delText>
          </w:r>
        </w:del>
      </w:ins>
    </w:p>
    <w:p w14:paraId="6E288B83">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935" w:author="rwy" w:date="2025-09-09T13:36:05Z"/>
          <w:del w:id="936" w:author="rwy" w:date="2025-09-08T20:29:48Z"/>
          <w:rFonts w:hint="eastAsia"/>
          <w:szCs w:val="20"/>
        </w:rPr>
      </w:pPr>
      <w:ins w:id="937" w:author="rwy" w:date="2025-09-09T13:36:05Z">
        <w:del w:id="938" w:author="rwy" w:date="2025-09-08T20:29:48Z">
          <w:r>
            <w:rPr>
              <w:rFonts w:hint="eastAsia"/>
              <w:szCs w:val="20"/>
            </w:rPr>
            <w:delText>上述机制通过</w:delText>
          </w:r>
        </w:del>
      </w:ins>
      <w:ins w:id="939" w:author="rwy" w:date="2025-09-09T13:36:05Z">
        <w:del w:id="940" w:author="rwy" w:date="2025-09-08T20:29:48Z">
          <w:r>
            <w:rPr>
              <w:rFonts w:hint="eastAsia" w:ascii="Times New Roman" w:eastAsia="宋体"/>
              <w:szCs w:val="20"/>
              <w:lang w:val="en-US" w:eastAsia="zh-CN"/>
            </w:rPr>
            <w:delText>版本号管理、四状态标记和跨层双确认提交</w:delText>
          </w:r>
        </w:del>
      </w:ins>
      <w:ins w:id="941" w:author="rwy" w:date="2025-09-09T13:36:05Z">
        <w:del w:id="942" w:author="rwy" w:date="2025-09-08T20:29:48Z">
          <w:r>
            <w:rPr>
              <w:rFonts w:hint="eastAsia"/>
              <w:szCs w:val="20"/>
            </w:rPr>
            <w:delText>，确保了系统在扩展读吞吐量的同时依然满足严格的线性一致性要求。全局单调版本号提供了顺序保证，而</w:delText>
          </w:r>
        </w:del>
      </w:ins>
      <w:ins w:id="943" w:author="rwy" w:date="2025-09-09T13:36:05Z">
        <w:del w:id="944" w:author="rwy" w:date="2025-09-08T20:29:48Z">
          <w:r>
            <w:rPr>
              <w:rFonts w:hint="eastAsia" w:ascii="Times New Roman" w:eastAsia="宋体"/>
              <w:szCs w:val="20"/>
              <w:lang w:val="en-US" w:eastAsia="zh-CN"/>
            </w:rPr>
            <w:delText>四状态版本管理模型和</w:delText>
          </w:r>
        </w:del>
      </w:ins>
      <w:ins w:id="945" w:author="rwy" w:date="2025-09-09T13:36:05Z">
        <w:del w:id="946" w:author="rwy" w:date="2025-09-08T20:29:48Z">
          <w:r>
            <w:rPr>
              <w:rFonts w:hint="eastAsia"/>
              <w:szCs w:val="20"/>
            </w:rPr>
            <w:delText>跨层的双确认机制则提供了持久性与一致性约束。在高并发场景下，中继节点的可读性大幅分散了链尾的负载压力，通过链式复制与版本状态管理的有机结合，有效降低了热点节点的访问压力。</w:delText>
          </w:r>
        </w:del>
      </w:ins>
    </w:p>
    <w:p w14:paraId="3CE8C6A3">
      <w:pPr>
        <w:keepNext w:val="0"/>
        <w:keepLines w:val="0"/>
        <w:pageBreakBefore w:val="0"/>
        <w:widowControl w:val="0"/>
        <w:kinsoku/>
        <w:wordWrap w:val="0"/>
        <w:overflowPunct/>
        <w:topLinePunct w:val="0"/>
        <w:autoSpaceDE/>
        <w:autoSpaceDN/>
        <w:bidi w:val="0"/>
        <w:adjustRightInd w:val="0"/>
        <w:snapToGrid/>
        <w:spacing w:line="300" w:lineRule="auto"/>
        <w:ind w:left="0" w:right="0" w:firstLine="480" w:firstLineChars="200"/>
        <w:jc w:val="both"/>
        <w:textAlignment w:val="auto"/>
        <w:rPr>
          <w:ins w:id="947" w:author="rwy" w:date="2025-09-09T13:36:05Z"/>
          <w:rFonts w:hint="eastAsia"/>
          <w:szCs w:val="20"/>
        </w:rPr>
      </w:pPr>
    </w:p>
    <w:p w14:paraId="30EE48C3">
      <w:bookmarkStart w:id="16" w:name="_GoBack"/>
      <w:bookmarkEnd w:id="16"/>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1">
      <wne:fci wne:fciName="FileExit" wne:swArg="0000"/>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宋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23FE86"/>
    <w:multiLevelType w:val="multilevel"/>
    <w:tmpl w:val="9523FE86"/>
    <w:lvl w:ilvl="0" w:tentative="0">
      <w:start w:val="1"/>
      <w:numFmt w:val="decimal"/>
      <w:lvlText w:val="（%1）"/>
      <w:lvlJc w:val="left"/>
      <w:pPr>
        <w:ind w:left="1145" w:hanging="720"/>
      </w:pPr>
      <w:rPr>
        <w:rFonts w:hint="default"/>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1">
    <w:nsid w:val="1D82160A"/>
    <w:multiLevelType w:val="multilevel"/>
    <w:tmpl w:val="1D82160A"/>
    <w:lvl w:ilvl="0" w:tentative="0">
      <w:start w:val="1"/>
      <w:numFmt w:val="decimal"/>
      <w:lvlText w:val="（%1）"/>
      <w:lvlJc w:val="left"/>
      <w:pPr>
        <w:ind w:left="1145" w:hanging="720"/>
      </w:pPr>
      <w:rPr>
        <w:rFonts w:hint="default"/>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2">
    <w:nsid w:val="70651556"/>
    <w:multiLevelType w:val="multilevel"/>
    <w:tmpl w:val="70651556"/>
    <w:lvl w:ilvl="0" w:tentative="0">
      <w:start w:val="1"/>
      <w:numFmt w:val="decimal"/>
      <w:suff w:val="space"/>
      <w:lvlText w:val="%1"/>
      <w:lvlJc w:val="left"/>
      <w:pPr>
        <w:ind w:left="284" w:hanging="284"/>
      </w:pPr>
      <w:rPr>
        <w:rFonts w:hint="eastAsia"/>
      </w:rPr>
    </w:lvl>
    <w:lvl w:ilvl="1" w:tentative="0">
      <w:start w:val="1"/>
      <w:numFmt w:val="decimal"/>
      <w:suff w:val="space"/>
      <w:lvlText w:val="%1.%2"/>
      <w:lvlJc w:val="left"/>
      <w:pPr>
        <w:ind w:left="284" w:hanging="284"/>
      </w:pPr>
      <w:rPr>
        <w:rFonts w:hint="eastAsia"/>
      </w:rPr>
    </w:lvl>
    <w:lvl w:ilvl="2" w:tentative="0">
      <w:start w:val="1"/>
      <w:numFmt w:val="decimal"/>
      <w:suff w:val="space"/>
      <w:lvlText w:val="%1.%2.%3"/>
      <w:lvlJc w:val="left"/>
      <w:pPr>
        <w:ind w:left="284" w:hanging="284"/>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wy">
    <w15:presenceInfo w15:providerId="WPS Office" w15:userId="3434470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F448A"/>
    <w:rsid w:val="062C0CFF"/>
    <w:rsid w:val="091B4786"/>
    <w:rsid w:val="09F72F41"/>
    <w:rsid w:val="0DC7542B"/>
    <w:rsid w:val="15266B2A"/>
    <w:rsid w:val="16D864A0"/>
    <w:rsid w:val="29015946"/>
    <w:rsid w:val="32150E07"/>
    <w:rsid w:val="34764EE6"/>
    <w:rsid w:val="373B3491"/>
    <w:rsid w:val="3B4142CB"/>
    <w:rsid w:val="3D036F92"/>
    <w:rsid w:val="42B206D3"/>
    <w:rsid w:val="44A268B4"/>
    <w:rsid w:val="496B398E"/>
    <w:rsid w:val="505C1B5B"/>
    <w:rsid w:val="52A66D10"/>
    <w:rsid w:val="57BC16E3"/>
    <w:rsid w:val="59275F76"/>
    <w:rsid w:val="5D726487"/>
    <w:rsid w:val="60A32B2C"/>
    <w:rsid w:val="709F3E68"/>
    <w:rsid w:val="79496CA7"/>
    <w:rsid w:val="7A7333C2"/>
    <w:rsid w:val="7E8373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82" w:firstLineChars="200"/>
      <w:jc w:val="both"/>
    </w:pPr>
    <w:rPr>
      <w:rFonts w:ascii="Times New Roman" w:hAnsi="Times New Roman" w:eastAsia="宋体" w:cs="Times New Roman"/>
      <w:kern w:val="2"/>
      <w:sz w:val="24"/>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cstheme="majorBidi"/>
      <w:sz w:val="21"/>
    </w:rPr>
  </w:style>
  <w:style w:type="character" w:styleId="5">
    <w:name w:val="Strong"/>
    <w:basedOn w:val="4"/>
    <w:qFormat/>
    <w:uiPriority w:val="0"/>
    <w:rPr>
      <w:b/>
    </w:rPr>
  </w:style>
  <w:style w:type="paragraph" w:customStyle="1" w:styleId="6">
    <w:name w:val="重点不会"/>
    <w:basedOn w:val="1"/>
    <w:link w:val="7"/>
    <w:qFormat/>
    <w:uiPriority w:val="0"/>
    <w:pPr>
      <w:shd w:val="clear" w:color="auto" w:fill="46FF21"/>
      <w:spacing w:line="320" w:lineRule="exact"/>
      <w:jc w:val="left"/>
    </w:pPr>
    <w:rPr>
      <w:rFonts w:ascii="Times New Roman" w:hAnsi="Times New Roman" w:eastAsia="黑体"/>
      <w:b/>
      <w:kern w:val="0"/>
    </w:rPr>
  </w:style>
  <w:style w:type="character" w:customStyle="1" w:styleId="7">
    <w:name w:val="重点不会 Char"/>
    <w:link w:val="6"/>
    <w:qFormat/>
    <w:uiPriority w:val="0"/>
    <w:rPr>
      <w:rFonts w:ascii="Times New Roman" w:hAnsi="Times New Roman" w:eastAsia="黑体"/>
      <w:b/>
      <w:kern w:val="0"/>
    </w:rPr>
  </w:style>
  <w:style w:type="paragraph" w:customStyle="1" w:styleId="8">
    <w:name w:val="样式1"/>
    <w:basedOn w:val="1"/>
    <w:qFormat/>
    <w:uiPriority w:val="0"/>
    <w:pPr>
      <w:shd w:val="clear" w:fill="7AFF21"/>
      <w:spacing w:line="320" w:lineRule="exact"/>
    </w:pPr>
    <w:rPr>
      <w:rFonts w:ascii="Times New Roman" w:hAnsi="Times New Roman" w:eastAsia="宋体" w:cs="Times New Roman"/>
      <w:b/>
    </w:rPr>
  </w:style>
  <w:style w:type="paragraph" w:customStyle="1" w:styleId="9">
    <w:name w:val="重点"/>
    <w:basedOn w:val="1"/>
    <w:next w:val="1"/>
    <w:qFormat/>
    <w:uiPriority w:val="0"/>
    <w:pPr>
      <w:pBdr>
        <w:top w:val="threeDEngrave" w:color="C00000" w:sz="12" w:space="1"/>
        <w:left w:val="threeDEngrave" w:color="C00000" w:sz="12" w:space="4"/>
        <w:bottom w:val="threeDEngrave" w:color="C00000" w:sz="12" w:space="1"/>
        <w:right w:val="threeDEngrave" w:color="C00000" w:sz="12" w:space="4"/>
      </w:pBdr>
      <w:spacing w:before="240" w:beforeAutospacing="1" w:after="240" w:afterAutospacing="1" w:line="240" w:lineRule="auto"/>
      <w:ind w:firstLine="0" w:firstLineChars="0"/>
      <w:jc w:val="left"/>
      <w:outlineLvl w:val="1"/>
    </w:pPr>
    <w:rPr>
      <w:rFonts w:hint="default" w:ascii="宋体" w:hAnsi="宋体" w:eastAsia="华文宋体" w:cs="宋体"/>
      <w:b/>
      <w:bCs/>
      <w:kern w:val="0"/>
      <w:sz w:val="32"/>
      <w:szCs w:val="36"/>
      <w:lang w:bidi="ar"/>
    </w:rPr>
  </w:style>
  <w:style w:type="paragraph" w:customStyle="1" w:styleId="10">
    <w:name w:val="图片"/>
    <w:basedOn w:val="1"/>
    <w:next w:val="1"/>
    <w:qFormat/>
    <w:uiPriority w:val="0"/>
    <w:pPr>
      <w:jc w:val="center"/>
    </w:pPr>
    <w:rPr>
      <w:rFonts w:ascii="Times New Roman" w:hAnsi="Times New Roman"/>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microsoft.com/office/2006/relationships/keyMapCustomizations" Target="customizations.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ECB019B1-382A-4266-B25C-5B523AA43C14-1">
      <extobjdata type="ECB019B1-382A-4266-B25C-5B523AA43C14" data="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"/>
    </extobj>
    <extobj name="ECB019B1-382A-4266-B25C-5B523AA43C14-2">
      <extobjdata type="ECB019B1-382A-4266-B25C-5B523AA43C14" data="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"/>
    </extobj>
    <extobj name="ECB019B1-382A-4266-B25C-5B523AA43C14-3">
      <extobjdata type="ECB019B1-382A-4266-B25C-5B523AA43C14" data="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8424</Words>
  <Characters>9175</Characters>
  <Lines>0</Lines>
  <Paragraphs>0</Paragraphs>
  <TotalTime>0</TotalTime>
  <ScaleCrop>false</ScaleCrop>
  <LinksUpToDate>false</LinksUpToDate>
  <CharactersWithSpaces>9333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2021-07-05T02:08:00Z</dcterms:created>
  <dc:creator>25301</dc:creator>
  <cp:lastModifiedBy>rwy</cp:lastModifiedBy>
  <dcterms:modified xsi:type="dcterms:W3CDTF">2025-09-21T09:03:58Z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0AA89863BAF9496CBC50658E8F805CEA</vt:lpwstr>
  </property>
</Properties>
</file>